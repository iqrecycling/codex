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20A20" w14:textId="77777777" w:rsidR="00926AFD" w:rsidRDefault="00926AFD">
      <w:pPr>
        <w:pStyle w:val="Tytu"/>
        <w:keepNext w:val="0"/>
        <w:keepLines w:val="0"/>
        <w:spacing w:before="220" w:after="40"/>
        <w:rPr>
          <w:b/>
          <w:sz w:val="16"/>
          <w:szCs w:val="16"/>
        </w:rPr>
      </w:pPr>
      <w:bookmarkStart w:id="0" w:name="_gjdgxs" w:colFirst="0" w:colLast="0"/>
      <w:bookmarkEnd w:id="0"/>
    </w:p>
    <w:tbl>
      <w:tblPr>
        <w:tblStyle w:val="a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26AFD" w14:paraId="6CDC5706" w14:textId="77777777">
        <w:trPr>
          <w:trHeight w:val="660"/>
          <w:jc w:val="center"/>
        </w:trPr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B28D2" w14:textId="77777777" w:rsidR="00926AFD" w:rsidRDefault="00C74C03">
            <w:pPr>
              <w:pStyle w:val="Nagwek1"/>
              <w:rPr>
                <w:b/>
                <w:sz w:val="22"/>
                <w:szCs w:val="22"/>
              </w:rPr>
            </w:pPr>
            <w:bookmarkStart w:id="1" w:name="_30j0zll" w:colFirst="0" w:colLast="0"/>
            <w:bookmarkEnd w:id="1"/>
            <w:r>
              <w:rPr>
                <w:b/>
                <w:sz w:val="22"/>
                <w:szCs w:val="22"/>
              </w:rPr>
              <w:t>BIZNES PLAN</w:t>
            </w:r>
          </w:p>
          <w:p w14:paraId="19C9C6CD" w14:textId="77777777" w:rsidR="00926AFD" w:rsidRDefault="00C74C03">
            <w:pPr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Szczegółowe określenie przedmiotu projektu (część badawczo-rozwojowa)</w:t>
            </w:r>
          </w:p>
        </w:tc>
      </w:tr>
      <w:tr w:rsidR="00926AFD" w14:paraId="494BCDD2" w14:textId="77777777">
        <w:trPr>
          <w:trHeight w:val="400"/>
          <w:jc w:val="center"/>
        </w:trPr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375FE" w14:textId="77777777" w:rsidR="00926AFD" w:rsidRDefault="00C74C03">
            <w:pPr>
              <w:rPr>
                <w:b/>
                <w:sz w:val="20"/>
                <w:szCs w:val="20"/>
              </w:rPr>
            </w:pPr>
            <w:r>
              <w:rPr>
                <w:b/>
                <w:sz w:val="24"/>
                <w:szCs w:val="24"/>
              </w:rPr>
              <w:t xml:space="preserve">INSTRUKCJA </w:t>
            </w:r>
          </w:p>
          <w:p w14:paraId="0BD27202" w14:textId="77777777" w:rsidR="00926AFD" w:rsidRDefault="00926AFD">
            <w:pPr>
              <w:jc w:val="both"/>
              <w:rPr>
                <w:b/>
                <w:sz w:val="20"/>
                <w:szCs w:val="20"/>
              </w:rPr>
            </w:pPr>
          </w:p>
          <w:p w14:paraId="236C7D50" w14:textId="77777777" w:rsidR="00926AFD" w:rsidRDefault="00C74C0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Szczegółowe określenie przedmiotu projektu (część badawczo-rozwojowa)</w:t>
            </w:r>
          </w:p>
          <w:p w14:paraId="14101D96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926AFD" w14:paraId="5FC3C998" w14:textId="77777777">
        <w:trPr>
          <w:trHeight w:val="2387"/>
          <w:jc w:val="center"/>
        </w:trPr>
        <w:tc>
          <w:tcPr>
            <w:tcW w:w="9029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D251" w14:textId="77777777" w:rsidR="00926AFD" w:rsidRDefault="00C74C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KRYTERIA OCENY</w:t>
            </w:r>
          </w:p>
          <w:p w14:paraId="05487640" w14:textId="77777777" w:rsidR="00926AFD" w:rsidRDefault="00926AFD">
            <w:pPr>
              <w:rPr>
                <w:sz w:val="20"/>
                <w:szCs w:val="20"/>
              </w:rPr>
            </w:pPr>
          </w:p>
          <w:p w14:paraId="47ED1C70" w14:textId="77777777" w:rsidR="00926AFD" w:rsidRDefault="00926AFD">
            <w:pPr>
              <w:rPr>
                <w:sz w:val="20"/>
                <w:szCs w:val="20"/>
              </w:rPr>
            </w:pPr>
          </w:p>
          <w:p w14:paraId="6E68CE73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strategiczne 2.3.1 / 1. Profil projektu:</w:t>
            </w:r>
            <w:r>
              <w:rPr>
                <w:sz w:val="20"/>
                <w:szCs w:val="20"/>
              </w:rPr>
              <w:t xml:space="preserve"> Szczegółowy opis:</w:t>
            </w:r>
          </w:p>
          <w:p w14:paraId="45C502D8" w14:textId="77777777" w:rsidR="00926AFD" w:rsidRDefault="00C74C03">
            <w:pPr>
              <w:numPr>
                <w:ilvl w:val="0"/>
                <w:numId w:val="39"/>
              </w:numPr>
              <w:spacing w:before="24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Zakresu prac B+R</w:t>
            </w:r>
            <w:r>
              <w:rPr>
                <w:sz w:val="20"/>
                <w:szCs w:val="20"/>
              </w:rPr>
              <w:t xml:space="preserve"> (podzielonych na badania przemysłowe i eksperymentalne prace rozwojowe),</w:t>
            </w:r>
          </w:p>
          <w:p w14:paraId="320AF60E" w14:textId="77777777" w:rsidR="00926AFD" w:rsidRDefault="00C74C03">
            <w:pPr>
              <w:numPr>
                <w:ilvl w:val="0"/>
                <w:numId w:val="39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Kontekstu</w:t>
            </w:r>
            <w:r>
              <w:rPr>
                <w:sz w:val="20"/>
                <w:szCs w:val="20"/>
              </w:rPr>
              <w:t xml:space="preserve"> (dotychczas prowadzonych badań i obecnego etapu prac),</w:t>
            </w:r>
          </w:p>
          <w:p w14:paraId="698E4BE7" w14:textId="77777777" w:rsidR="00926AFD" w:rsidRDefault="00C74C03">
            <w:pPr>
              <w:numPr>
                <w:ilvl w:val="0"/>
                <w:numId w:val="39"/>
              </w:numPr>
              <w:spacing w:after="24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Metodyki</w:t>
            </w:r>
            <w:r>
              <w:rPr>
                <w:sz w:val="20"/>
                <w:szCs w:val="20"/>
              </w:rPr>
              <w:t xml:space="preserve"> i jej uzasadnienia pod kątem jakości, ... pozwala ocenić rzeczywisty </w:t>
            </w:r>
            <w:r>
              <w:rPr>
                <w:b/>
                <w:sz w:val="20"/>
                <w:szCs w:val="20"/>
              </w:rPr>
              <w:t>charakter badawczo-rozwojowy projektu, jego poziom nowości, ambicję technologiczną</w:t>
            </w:r>
            <w:r>
              <w:rPr>
                <w:sz w:val="20"/>
                <w:szCs w:val="20"/>
              </w:rPr>
              <w:t xml:space="preserve"> i zgodność z definicjami prac B+R. Informacja o obecnym etapie prac pomaga umiejscowić projekt np. na skali TRL (Poziom Gotowości Technologicznej).</w:t>
            </w:r>
          </w:p>
          <w:p w14:paraId="1302CE70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merytoryczne 2.1.2 / 1. Zgodność projektu z zasadami udzielania pomocy publicznej:</w:t>
            </w:r>
            <w:r>
              <w:rPr>
                <w:sz w:val="20"/>
                <w:szCs w:val="20"/>
              </w:rPr>
              <w:t xml:space="preserve"> Precyzyjne </w:t>
            </w:r>
            <w:r>
              <w:rPr>
                <w:b/>
                <w:sz w:val="20"/>
                <w:szCs w:val="20"/>
              </w:rPr>
              <w:t>rozdzielenie zadań na badania przemysłowe i eksperymentalne prace rozwojowe</w:t>
            </w:r>
            <w:r>
              <w:rPr>
                <w:sz w:val="20"/>
                <w:szCs w:val="20"/>
              </w:rPr>
              <w:t xml:space="preserve"> oraz ich opis są </w:t>
            </w:r>
            <w:r>
              <w:rPr>
                <w:b/>
                <w:sz w:val="20"/>
                <w:szCs w:val="20"/>
              </w:rPr>
              <w:t>krytycznie ważne</w:t>
            </w:r>
            <w:r>
              <w:rPr>
                <w:sz w:val="20"/>
                <w:szCs w:val="20"/>
              </w:rPr>
              <w:t xml:space="preserve">. Zgodnie z zasadami pomocy publicznej (np. art. 25 GBER), do tych dwóch rodzajów badań stosuje się </w:t>
            </w:r>
            <w:r>
              <w:rPr>
                <w:b/>
                <w:sz w:val="20"/>
                <w:szCs w:val="20"/>
              </w:rPr>
              <w:t>różne maksymalne poziomy intensywności pomocy</w:t>
            </w:r>
            <w:r>
              <w:rPr>
                <w:sz w:val="20"/>
                <w:szCs w:val="20"/>
              </w:rPr>
              <w:t>. Poprawna klasyfikacja zadań w tej sekcji jest podstawą do weryfikacji, czy wnioskodawca prawidłowo zastosował te zasady w budżecie projektu. Błędna klasyfikacja może prowadzić do niezgodności z limitami pomocy.</w:t>
            </w:r>
          </w:p>
          <w:p w14:paraId="6DB65947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merytoryczne 2.1.1 / 1. Zakres rzeczowo-finansowy:</w:t>
            </w:r>
            <w:r>
              <w:rPr>
                <w:sz w:val="20"/>
                <w:szCs w:val="20"/>
              </w:rPr>
              <w:t xml:space="preserve"> Ta sekcja dostarcza </w:t>
            </w:r>
            <w:r>
              <w:rPr>
                <w:b/>
                <w:sz w:val="20"/>
                <w:szCs w:val="20"/>
              </w:rPr>
              <w:t>szczegółowego uzasadnienia merytorycznego</w:t>
            </w:r>
            <w:r>
              <w:rPr>
                <w:sz w:val="20"/>
                <w:szCs w:val="20"/>
              </w:rPr>
              <w:t xml:space="preserve"> dla zakresu rzeczowego projektu. Oceniający weryfikują tu:</w:t>
            </w:r>
          </w:p>
          <w:p w14:paraId="078BFAA6" w14:textId="77777777" w:rsidR="00926AFD" w:rsidRDefault="00C74C03">
            <w:pPr>
              <w:numPr>
                <w:ilvl w:val="0"/>
                <w:numId w:val="24"/>
              </w:numPr>
              <w:spacing w:before="24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Jasność i precyzję opisu</w:t>
            </w:r>
            <w:r>
              <w:rPr>
                <w:sz w:val="20"/>
                <w:szCs w:val="20"/>
              </w:rPr>
              <w:t xml:space="preserve"> zadań B+R.</w:t>
            </w:r>
          </w:p>
          <w:p w14:paraId="201B5D8A" w14:textId="77777777" w:rsidR="00926AFD" w:rsidRDefault="00C74C03">
            <w:pPr>
              <w:numPr>
                <w:ilvl w:val="0"/>
                <w:numId w:val="24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Adekwatność i poprawność przyjętej metodyki badawczej</w:t>
            </w:r>
            <w:r>
              <w:rPr>
                <w:sz w:val="20"/>
                <w:szCs w:val="20"/>
              </w:rPr>
              <w:t xml:space="preserve"> ("uzasadnienie sposobu ich prowadzenia... wysoka jakość").</w:t>
            </w:r>
          </w:p>
          <w:p w14:paraId="54E0498E" w14:textId="77777777" w:rsidR="00926AFD" w:rsidRDefault="00C74C03">
            <w:pPr>
              <w:numPr>
                <w:ilvl w:val="0"/>
                <w:numId w:val="24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Realizm techniczny</w:t>
            </w:r>
            <w:r>
              <w:rPr>
                <w:sz w:val="20"/>
                <w:szCs w:val="20"/>
              </w:rPr>
              <w:t xml:space="preserve"> planowanych prac i harmonogramu zadań.</w:t>
            </w:r>
          </w:p>
          <w:p w14:paraId="3B729EEF" w14:textId="77777777" w:rsidR="00926AFD" w:rsidRDefault="00C74C03">
            <w:pPr>
              <w:numPr>
                <w:ilvl w:val="0"/>
                <w:numId w:val="24"/>
              </w:numPr>
              <w:spacing w:after="24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Spójność</w:t>
            </w:r>
            <w:r>
              <w:rPr>
                <w:sz w:val="20"/>
                <w:szCs w:val="20"/>
              </w:rPr>
              <w:t xml:space="preserve"> z ogólnym opisem zadań we wniosku i z budżetem.</w:t>
            </w:r>
          </w:p>
          <w:p w14:paraId="37480234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strategiczne 2.3.1 / 2. Potrzeba realizacji projektu:</w:t>
            </w:r>
            <w:r>
              <w:rPr>
                <w:sz w:val="20"/>
                <w:szCs w:val="20"/>
              </w:rPr>
              <w:t xml:space="preserve"> Opis dotychczasowych badań i obecnego etapu prac pozwala zrozumieć </w:t>
            </w:r>
            <w:r>
              <w:rPr>
                <w:b/>
                <w:sz w:val="20"/>
                <w:szCs w:val="20"/>
              </w:rPr>
              <w:t>lukę badawczą lub problem technologiczny</w:t>
            </w:r>
            <w:r>
              <w:rPr>
                <w:sz w:val="20"/>
                <w:szCs w:val="20"/>
              </w:rPr>
              <w:t>, który projekt ma rozwiązać, wzmacniając uzasadnienie potrzeby jego realizacji.</w:t>
            </w:r>
          </w:p>
          <w:p w14:paraId="60895463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strategiczne 2.3.3 / 2. Regionalne Agendy Badawcze:</w:t>
            </w:r>
            <w:r>
              <w:rPr>
                <w:sz w:val="20"/>
                <w:szCs w:val="20"/>
              </w:rPr>
              <w:t xml:space="preserve"> Techniczny opis przedmiotu badań pozwala ocenić jego merytoryczną </w:t>
            </w:r>
            <w:r>
              <w:rPr>
                <w:b/>
                <w:sz w:val="20"/>
                <w:szCs w:val="20"/>
              </w:rPr>
              <w:t>zgodność z kierunkami badań określonymi w Inteligentnych Specjalizacjach Pomorza (ISP) i Regionalnych Agendach Badawczych (RAB)</w:t>
            </w:r>
            <w:r>
              <w:rPr>
                <w:sz w:val="20"/>
                <w:szCs w:val="20"/>
              </w:rPr>
              <w:t>.</w:t>
            </w:r>
          </w:p>
          <w:p w14:paraId="0F774F75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formalne 1.2.1 / 5. Lokalizacja projektu:</w:t>
            </w:r>
            <w:r>
              <w:rPr>
                <w:sz w:val="20"/>
                <w:szCs w:val="20"/>
              </w:rPr>
              <w:t xml:space="preserve"> Wskazanie adresu realizacji części B+R i uzasadnienie wyboru lokalizacji podlega weryfikacji w ramach tego kryterium.</w:t>
            </w:r>
          </w:p>
          <w:p w14:paraId="6F2FE7C9" w14:textId="77777777" w:rsidR="00926AFD" w:rsidRDefault="00C74C0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Kryterium strategiczne 2.3.1 / 3. Wkład w zakładane efekty:</w:t>
            </w:r>
            <w:r>
              <w:rPr>
                <w:sz w:val="20"/>
                <w:szCs w:val="20"/>
              </w:rPr>
              <w:t xml:space="preserve"> Opisane tu zadania i planowane wskaźniki stanowią podstawę do osiągnięcia rezultatów projektu.</w:t>
            </w:r>
          </w:p>
          <w:p w14:paraId="1BDBF146" w14:textId="77777777" w:rsidR="00926AFD" w:rsidRDefault="00926AFD">
            <w:pPr>
              <w:rPr>
                <w:sz w:val="20"/>
                <w:szCs w:val="20"/>
              </w:rPr>
            </w:pPr>
          </w:p>
        </w:tc>
      </w:tr>
      <w:tr w:rsidR="00926AFD" w14:paraId="0B90CE9E" w14:textId="77777777">
        <w:trPr>
          <w:trHeight w:val="2387"/>
          <w:jc w:val="center"/>
        </w:trPr>
        <w:tc>
          <w:tcPr>
            <w:tcW w:w="9029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AAC6" w14:textId="77777777" w:rsidR="00926AFD" w:rsidRDefault="00C74C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WSKAZÓWKI GRANTERY</w:t>
            </w:r>
          </w:p>
          <w:p w14:paraId="74B976F8" w14:textId="77777777" w:rsidR="00926AFD" w:rsidRDefault="00926AFD">
            <w:pPr>
              <w:rPr>
                <w:b/>
                <w:sz w:val="24"/>
                <w:szCs w:val="24"/>
              </w:rPr>
            </w:pPr>
          </w:p>
          <w:p w14:paraId="0A1610D7" w14:textId="77777777" w:rsidR="00926AFD" w:rsidRDefault="00C74C0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Zalecemy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dołaczenie</w:t>
            </w:r>
            <w:proofErr w:type="spellEnd"/>
            <w:r>
              <w:rPr>
                <w:sz w:val="20"/>
                <w:szCs w:val="20"/>
              </w:rPr>
              <w:t xml:space="preserve"> do wniosku dodatkowego dokumentu, zawierającego szczegółowy opis prac B+R.</w:t>
            </w:r>
          </w:p>
        </w:tc>
      </w:tr>
    </w:tbl>
    <w:p w14:paraId="4D5333F4" w14:textId="77777777" w:rsidR="00926AFD" w:rsidRDefault="00926AFD"/>
    <w:p w14:paraId="0BFCE618" w14:textId="77777777" w:rsidR="00926AFD" w:rsidRDefault="00926AFD"/>
    <w:p w14:paraId="0013E104" w14:textId="77777777" w:rsidR="00926AFD" w:rsidRDefault="00926AFD">
      <w:pPr>
        <w:pStyle w:val="Nagwek3"/>
        <w:spacing w:before="160" w:after="0" w:line="240" w:lineRule="auto"/>
        <w:rPr>
          <w:b/>
          <w:color w:val="000000"/>
        </w:rPr>
      </w:pPr>
      <w:bookmarkStart w:id="2" w:name="_qlujl8uah8ck" w:colFirst="0" w:colLast="0"/>
      <w:bookmarkEnd w:id="2"/>
    </w:p>
    <w:p w14:paraId="15AC1612" w14:textId="77777777" w:rsidR="00926AFD" w:rsidRDefault="00C74C03">
      <w:pPr>
        <w:pStyle w:val="Nagwek3"/>
        <w:spacing w:before="160" w:after="0" w:line="240" w:lineRule="auto"/>
        <w:rPr>
          <w:sz w:val="32"/>
          <w:szCs w:val="32"/>
        </w:rPr>
      </w:pPr>
      <w:bookmarkStart w:id="3" w:name="_a8z1ojx8udry" w:colFirst="0" w:colLast="0"/>
      <w:bookmarkEnd w:id="3"/>
      <w:r>
        <w:rPr>
          <w:b/>
          <w:color w:val="000000"/>
        </w:rPr>
        <w:t xml:space="preserve">TREŚĆ DO WNIOSKU </w:t>
      </w:r>
      <w:r>
        <w:rPr>
          <w:i/>
          <w:color w:val="000000"/>
          <w:sz w:val="24"/>
          <w:szCs w:val="24"/>
        </w:rPr>
        <w:t>(UZUPEŁNIA GRANTERA)</w:t>
      </w:r>
    </w:p>
    <w:p w14:paraId="05D76C30" w14:textId="77777777" w:rsidR="00926AFD" w:rsidRDefault="00926AFD">
      <w:pPr>
        <w:spacing w:line="240" w:lineRule="auto"/>
      </w:pPr>
    </w:p>
    <w:p w14:paraId="345E1EAF" w14:textId="77777777" w:rsidR="00926AFD" w:rsidRDefault="00926AFD">
      <w:pPr>
        <w:spacing w:line="240" w:lineRule="auto"/>
      </w:pPr>
    </w:p>
    <w:tbl>
      <w:tblPr>
        <w:tblStyle w:val="a0"/>
        <w:tblW w:w="104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05"/>
        <w:gridCol w:w="1740"/>
        <w:gridCol w:w="2340"/>
        <w:gridCol w:w="2655"/>
      </w:tblGrid>
      <w:tr w:rsidR="00926AFD" w14:paraId="41F05856" w14:textId="77777777">
        <w:trPr>
          <w:trHeight w:val="485"/>
        </w:trPr>
        <w:tc>
          <w:tcPr>
            <w:tcW w:w="1044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FE88" w14:textId="77777777" w:rsidR="00926AFD" w:rsidRDefault="00C74C03">
            <w:pP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Szczegółowe określenie przedmiotu projektu (część badawczo-rozwojowa)</w:t>
            </w:r>
          </w:p>
        </w:tc>
      </w:tr>
      <w:tr w:rsidR="00926AFD" w14:paraId="4804B6F7" w14:textId="77777777">
        <w:trPr>
          <w:trHeight w:val="1185"/>
        </w:trPr>
        <w:tc>
          <w:tcPr>
            <w:tcW w:w="54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A62C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Lokalizacja projektu (adres) wraz z uzasadnieniem dla wyboru danej lokalizacji</w:t>
            </w:r>
          </w:p>
        </w:tc>
        <w:tc>
          <w:tcPr>
            <w:tcW w:w="49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B20A" w14:textId="77777777" w:rsidR="00926AFD" w:rsidRDefault="00C74C03">
            <w:pPr>
              <w:spacing w:line="240" w:lineRule="auto"/>
            </w:pPr>
            <w:r>
              <w:t xml:space="preserve">Realizacja projektu będzie miała miejsce w wynajętym laboratorium firmy IQ </w:t>
            </w:r>
            <w:proofErr w:type="spellStart"/>
            <w:r>
              <w:t>LumiTech</w:t>
            </w:r>
            <w:proofErr w:type="spellEnd"/>
            <w:r>
              <w:t xml:space="preserve"> Sp. z o.o., położonym przy ul. Benzynowej 10 w Gdańsku (tytuł do nieruchomości na podstawie Umowy Najmu nr 1/2025 z dn. 07.05.2025 r.).</w:t>
            </w:r>
          </w:p>
          <w:p w14:paraId="7702EB1E" w14:textId="77777777" w:rsidR="00926AFD" w:rsidRDefault="00926AFD">
            <w:pPr>
              <w:spacing w:line="240" w:lineRule="auto"/>
            </w:pPr>
          </w:p>
          <w:p w14:paraId="4602D4A9" w14:textId="77777777" w:rsidR="00926AFD" w:rsidRDefault="00C74C03">
            <w:pPr>
              <w:spacing w:line="240" w:lineRule="auto"/>
            </w:pPr>
            <w:r>
              <w:t>Wybór tej lokalizacji jest strategiczny i uzasadniony zarówno względami formalno-prawnymi, jak i infrastrukturalnymi. Przede wszystkim, zgodnie z umową najmu, przedmiotowy teren jest przeznaczony do prowadzenia działalności produkcyjnej oraz prac badawczych, co jest zgodne z obowiązującym planem zagospodarowania przestrzennego miasta Gdańska.</w:t>
            </w:r>
          </w:p>
          <w:p w14:paraId="75A52D7C" w14:textId="77777777" w:rsidR="00926AFD" w:rsidRDefault="00926AFD">
            <w:pPr>
              <w:spacing w:line="240" w:lineRule="auto"/>
            </w:pPr>
          </w:p>
          <w:p w14:paraId="5CCEE2EF" w14:textId="77777777" w:rsidR="00926AFD" w:rsidRDefault="00C74C03">
            <w:pPr>
              <w:spacing w:line="240" w:lineRule="auto"/>
            </w:pPr>
            <w:r>
              <w:t>Wybór tej lokalizacji jest strategiczny i uzasadniony zarówno względami formalno-prawnymi, jak i infrastrukturalnymi. Przede wszystkim, zgodnie z umową najmu, przedmiotowy teren jest przeznaczony do prowadzenia działalności produkcyjnej, co jest zgodne z obowiązującym planem zagospodarowania przestrzennego miasta Gdańska.</w:t>
            </w:r>
          </w:p>
          <w:p w14:paraId="07E4D274" w14:textId="77777777" w:rsidR="00926AFD" w:rsidRDefault="00926AFD">
            <w:pPr>
              <w:spacing w:line="240" w:lineRule="auto"/>
            </w:pPr>
          </w:p>
          <w:p w14:paraId="706A67A2" w14:textId="77777777" w:rsidR="00926AFD" w:rsidRDefault="00C74C03">
            <w:pPr>
              <w:spacing w:line="240" w:lineRule="auto"/>
            </w:pPr>
            <w:r>
              <w:t>Istotnym argumentem przemawiającym za wskazaną lokalizacją jest dostępność odpowiedniej infrastruktury, w tym hali produkcyjnej wyposażonej w instalacje techniczne takie jak dostęp do mediów (energia elektryczna, woda, kanalizacja ściekowa). Infrastruktura ta spełnia wymogi techniczne niezbędne do prowadzenia specjalistycznych prac badawczo-rozwojowych, w tym wytwarzania oraz testowania farb luminescencyjnych w skali pilotażowej i przemysłowej.</w:t>
            </w:r>
          </w:p>
          <w:p w14:paraId="3D16943C" w14:textId="77777777" w:rsidR="00926AFD" w:rsidRDefault="00926AFD">
            <w:pPr>
              <w:spacing w:line="240" w:lineRule="auto"/>
            </w:pPr>
          </w:p>
          <w:p w14:paraId="2641884E" w14:textId="77777777" w:rsidR="00926AFD" w:rsidRDefault="00C74C03">
            <w:pPr>
              <w:spacing w:line="240" w:lineRule="auto"/>
            </w:pPr>
            <w:r>
              <w:lastRenderedPageBreak/>
              <w:t>W związku z powyższym, lokalizacja projektu przy ul. Benzynowej w Gdańsku umożliwia sprawne rozpoczęcie i prowadzenie prac B+R, wykorzystując istniejące zaplecze techniczne, zgodnie z zaplanowanym harmonogramem projektu.</w:t>
            </w:r>
          </w:p>
          <w:p w14:paraId="3B16EF41" w14:textId="77777777" w:rsidR="00926AFD" w:rsidRDefault="00926AFD">
            <w:pPr>
              <w:spacing w:line="240" w:lineRule="auto"/>
            </w:pPr>
          </w:p>
          <w:p w14:paraId="79E55F0F" w14:textId="77777777" w:rsidR="00926AFD" w:rsidRDefault="00926AFD">
            <w:pPr>
              <w:spacing w:line="240" w:lineRule="auto"/>
            </w:pPr>
          </w:p>
          <w:p w14:paraId="6F7CC978" w14:textId="77777777" w:rsidR="00926AFD" w:rsidRDefault="00926AFD">
            <w:pPr>
              <w:spacing w:line="240" w:lineRule="auto"/>
            </w:pPr>
          </w:p>
          <w:p w14:paraId="2149E6B9" w14:textId="77777777" w:rsidR="00926AFD" w:rsidRDefault="00926AFD">
            <w:pPr>
              <w:spacing w:line="240" w:lineRule="auto"/>
            </w:pPr>
          </w:p>
          <w:p w14:paraId="2B2510DD" w14:textId="77777777" w:rsidR="00926AFD" w:rsidRDefault="00926AFD">
            <w:pPr>
              <w:spacing w:line="240" w:lineRule="auto"/>
            </w:pPr>
          </w:p>
        </w:tc>
      </w:tr>
      <w:tr w:rsidR="00926AFD" w14:paraId="130E0D30" w14:textId="77777777">
        <w:trPr>
          <w:trHeight w:val="1613"/>
        </w:trPr>
        <w:tc>
          <w:tcPr>
            <w:tcW w:w="54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02E9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Proszę opisać, jakie dotychczas były prowadzone badania nad zagadnieniem, które jest przedmiotem projektu wraz z podaniem, na jakim etapie obecnie znajdują się prace badawcze (badania przemysłowe bądź eksperymentalne prace rozwojowe)</w:t>
            </w:r>
          </w:p>
        </w:tc>
        <w:tc>
          <w:tcPr>
            <w:tcW w:w="49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950A" w14:textId="77777777" w:rsidR="00926AFD" w:rsidRDefault="00C74C03">
            <w:pPr>
              <w:spacing w:line="240" w:lineRule="auto"/>
            </w:pPr>
            <w:r>
              <w:t xml:space="preserve"> </w:t>
            </w:r>
            <w:r>
              <w:br/>
              <w:t xml:space="preserve">IQ </w:t>
            </w:r>
            <w:proofErr w:type="spellStart"/>
            <w:r>
              <w:t>Lumitech</w:t>
            </w:r>
            <w:proofErr w:type="spellEnd"/>
            <w:r>
              <w:t xml:space="preserve"> Sp. z o.o., założona 31 marca 2025 r. jako kontynuatorka działalności LUMINOS </w:t>
            </w:r>
            <w:proofErr w:type="spellStart"/>
            <w:r>
              <w:t>NanoTech</w:t>
            </w:r>
            <w:proofErr w:type="spellEnd"/>
            <w:r>
              <w:t xml:space="preserve"> Sp. z o.o., koncentruje się na opracowywaniu innowacyjnych farb luminescencyjnych. Pomimo krótkiego okresu formalnego funkcjonowania, spółka dysponuje doświadczeniem oraz wynikami wcześniejszych prac B+R, co umożliwia jej skuteczne działanie na rynku farb.</w:t>
            </w:r>
          </w:p>
          <w:p w14:paraId="79BA65CA" w14:textId="77777777" w:rsidR="00926AFD" w:rsidRDefault="00926AFD">
            <w:pPr>
              <w:spacing w:line="240" w:lineRule="auto"/>
            </w:pPr>
          </w:p>
          <w:p w14:paraId="7EDFE952" w14:textId="77777777" w:rsidR="00926AFD" w:rsidRDefault="00C74C03">
            <w:pPr>
              <w:spacing w:line="240" w:lineRule="auto"/>
            </w:pPr>
            <w:r>
              <w:t xml:space="preserve">Farby luminescencyjne, szczególnie te oparte na luminoforach takich jak </w:t>
            </w:r>
            <w:proofErr w:type="spellStart"/>
            <w:r>
              <w:t>SrAl₂O</w:t>
            </w:r>
            <w:proofErr w:type="spellEnd"/>
            <w:r>
              <w:t>₄:</w:t>
            </w:r>
            <w:proofErr w:type="spellStart"/>
            <w:r>
              <w:t>Eu,Dy</w:t>
            </w:r>
            <w:proofErr w:type="spellEnd"/>
            <w:r>
              <w:t>, są przedmiotem zainteresowania.</w:t>
            </w:r>
          </w:p>
          <w:p w14:paraId="6F06E134" w14:textId="77777777" w:rsidR="00926AFD" w:rsidRDefault="00C74C03">
            <w:pPr>
              <w:spacing w:line="240" w:lineRule="auto"/>
            </w:pPr>
            <w:r>
              <w:t xml:space="preserve">IQ </w:t>
            </w:r>
            <w:proofErr w:type="spellStart"/>
            <w:r>
              <w:t>Lumitech</w:t>
            </w:r>
            <w:proofErr w:type="spellEnd"/>
            <w:r>
              <w:t xml:space="preserve">. Dotychczasowe prace w tym zakresie obejmowały przeprowadzenie przeglądu stanu wiedzy i techniki w zakresie farb </w:t>
            </w:r>
            <w:proofErr w:type="spellStart"/>
            <w:r>
              <w:t>poliasparginowych</w:t>
            </w:r>
            <w:proofErr w:type="spellEnd"/>
            <w:r>
              <w:t xml:space="preserve"> fluorescencyjnych dwu i jednoskładnikowych. Dodatkowo,  korzystając z doświadczenia zespołu oraz współpracy z Uniwersytetem Warmińsko-Mazurskim, prowadził badania nad </w:t>
            </w:r>
            <w:proofErr w:type="spellStart"/>
            <w:r>
              <w:t>formulacją</w:t>
            </w:r>
            <w:proofErr w:type="spellEnd"/>
            <w:r>
              <w:t xml:space="preserve"> farb epoksydowych. Przykładem jest udział w programie pilotażowym „Smart STOP” w Olsztynie, gdzie testowano farby luminescencyjne w oznakowaniu przejść dla pieszych. Projekt ten, choć na niewiel</w:t>
            </w:r>
            <w:r>
              <w:t>ką skalę, dostarczył cennych danych dotyczących trwałości i skuteczności powłok w warunkach miejskich.</w:t>
            </w:r>
          </w:p>
          <w:p w14:paraId="75FA6FD0" w14:textId="77777777" w:rsidR="00926AFD" w:rsidRDefault="00C74C03">
            <w:pPr>
              <w:spacing w:line="240" w:lineRule="auto"/>
            </w:pPr>
            <w:r>
              <w:t xml:space="preserve">Dotychczasowe badania w dziedzinie farb luminescencyjnych na świecie skupiały się głównie na wykorzystaniu pigmentów fosforyzujących, takich jak siarczek cynku czy strontu, które po naświetleniu emitują światło przez określony czas. Nowoczesne podejścia, jak w przypadku technologii </w:t>
            </w:r>
            <w:proofErr w:type="spellStart"/>
            <w:r>
              <w:t>LuminoKrom</w:t>
            </w:r>
            <w:proofErr w:type="spellEnd"/>
            <w:r>
              <w:t>®, umożliwiają emisję światła przez ponad 10 godzin bez zużycia energii elektrycznej, co znajduje zastosowanie w oznakowaniu dróg i ścieżek rowerowych .</w:t>
            </w:r>
            <w:r>
              <w:br/>
            </w:r>
            <w:r>
              <w:br/>
              <w:t xml:space="preserve">W ramach projektu IQ </w:t>
            </w:r>
            <w:proofErr w:type="spellStart"/>
            <w:r>
              <w:t>Lumitech</w:t>
            </w:r>
            <w:proofErr w:type="spellEnd"/>
            <w:r>
              <w:t xml:space="preserve">, zespół badawczy pracuje nad integracją zaawansowanych luminoforów z matrycami farb, dążąc do uzyskania stabilnych i jednorodnych powłok luminescencyjnych. Badania obejmują </w:t>
            </w:r>
            <w:r>
              <w:lastRenderedPageBreak/>
              <w:t>modyfikację powierzchniową pigmentów, analizę ich rozkładu wielkości cząstek oraz optymalizację procesu aplikacji farb na różne podłoża. Celem je</w:t>
            </w:r>
            <w:r>
              <w:t>st stworzenie produktu spełniającego wysokie wymagania dotyczące trwałości, intensywności świecenia oraz odporności na czynniki atmosferyczne i mechaniczne.</w:t>
            </w:r>
          </w:p>
          <w:p w14:paraId="23A07C5F" w14:textId="77777777" w:rsidR="00926AFD" w:rsidRDefault="00926AFD">
            <w:pPr>
              <w:spacing w:line="240" w:lineRule="auto"/>
            </w:pPr>
          </w:p>
          <w:p w14:paraId="5ECFFB16" w14:textId="77777777" w:rsidR="00926AFD" w:rsidRDefault="00C74C03">
            <w:pPr>
              <w:spacing w:line="240" w:lineRule="auto"/>
            </w:pPr>
            <w:r>
              <w:t xml:space="preserve">Prace badawcze prowadzone przez IQ </w:t>
            </w:r>
            <w:proofErr w:type="spellStart"/>
            <w:r>
              <w:t>Lumitech</w:t>
            </w:r>
            <w:proofErr w:type="spellEnd"/>
            <w:r>
              <w:t xml:space="preserve"> wpisują się w globalne trendy rozwoju farb luminescencyjnych, które znajdują coraz szersze zastosowanie w różnych sektorach przemysłu, w tym w transporcie, budownictwie i bezpieczeństwie publicznym. Zgodnie z prognozami, rynek farb luminescencyjnych ma osiągnąć wartość 24,69 miliarda dolarów do 2029 roku, co świadczy o rosnącym zapotrzebowaniu na tego typu rozwiązania (na podstawie raportu: https://www.thebusinessresearchcompany.com/report/luminous-paint-global-market-report?utm_source=chatgpt.com)</w:t>
            </w:r>
          </w:p>
          <w:p w14:paraId="6BE06C22" w14:textId="77777777" w:rsidR="00926AFD" w:rsidRDefault="00926AFD">
            <w:pPr>
              <w:spacing w:line="240" w:lineRule="auto"/>
            </w:pPr>
          </w:p>
          <w:p w14:paraId="1BA138D5" w14:textId="77777777" w:rsidR="00926AFD" w:rsidRDefault="00C74C03">
            <w:pPr>
              <w:spacing w:line="240" w:lineRule="auto"/>
              <w:rPr>
                <w:highlight w:val="red"/>
              </w:rPr>
            </w:pPr>
            <w:r>
              <w:t xml:space="preserve">IQ </w:t>
            </w:r>
            <w:proofErr w:type="spellStart"/>
            <w:r>
              <w:t>Lumitech</w:t>
            </w:r>
            <w:proofErr w:type="spellEnd"/>
            <w:r>
              <w:t xml:space="preserve"> kontynuuje prace nad innowacyjnymi farbami luminescencyjnymi, skupiając się na badaniach przemysłowych i eksperymentalnych pracach rozwojowych, które mają na celu stworzenie produktu o wysokich parametrach użytkowych, odpowiadającego na potrzeby rynku i wpisującego się w aktualne kierunki rozwoju technologii luminescencyjnych.</w:t>
            </w:r>
            <w:r>
              <w:br/>
            </w:r>
            <w:r>
              <w:br/>
            </w:r>
          </w:p>
        </w:tc>
      </w:tr>
      <w:tr w:rsidR="00926AFD" w14:paraId="6D67513D" w14:textId="77777777">
        <w:trPr>
          <w:trHeight w:val="1523"/>
        </w:trPr>
        <w:tc>
          <w:tcPr>
            <w:tcW w:w="1044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9AB2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</w:rPr>
              <w:lastRenderedPageBreak/>
              <w:t xml:space="preserve">Proszę o wskazanie </w:t>
            </w:r>
            <w:commentRangeStart w:id="4"/>
            <w:commentRangeStart w:id="5"/>
            <w:commentRangeStart w:id="6"/>
            <w:commentRangeStart w:id="7"/>
            <w:r>
              <w:rPr>
                <w:rFonts w:ascii="Calibri" w:eastAsia="Calibri" w:hAnsi="Calibri" w:cs="Calibri"/>
              </w:rPr>
              <w:t>zakresu prac badawczo-rozwojowych w postaci szczegółowego wykazu zadań przewidzianych do realizacji w projekcie</w:t>
            </w:r>
            <w:commentRangeEnd w:id="4"/>
            <w:r>
              <w:commentReference w:id="4"/>
            </w:r>
            <w:commentRangeEnd w:id="5"/>
            <w:r>
              <w:commentReference w:id="5"/>
            </w:r>
            <w:commentRangeEnd w:id="6"/>
            <w:r>
              <w:commentReference w:id="6"/>
            </w:r>
            <w:commentRangeEnd w:id="7"/>
            <w:r>
              <w:commentReference w:id="7"/>
            </w:r>
            <w:r>
              <w:rPr>
                <w:rFonts w:ascii="Calibri" w:eastAsia="Calibri" w:hAnsi="Calibri" w:cs="Calibri"/>
              </w:rPr>
              <w:t xml:space="preserve"> (również w postaci wskaźników produktu obowiązkowych dla Działania, jak i własnych). Proszę wskazać dla każdego zadania okres realizacji. Proszę o uzasadnienie sposobu ich prowadzenia, który powinien przełożyć się na wysoką jakość i trwałość realizowanych badań. </w:t>
            </w:r>
          </w:p>
        </w:tc>
      </w:tr>
      <w:tr w:rsidR="00926AFD" w14:paraId="473D9571" w14:textId="77777777">
        <w:trPr>
          <w:trHeight w:val="510"/>
        </w:trPr>
        <w:tc>
          <w:tcPr>
            <w:tcW w:w="3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824E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Rodzaj badań</w:t>
            </w: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A89A" w14:textId="77777777" w:rsidR="00926AFD" w:rsidRDefault="00C74C03">
            <w:pPr>
              <w:spacing w:line="240" w:lineRule="auto"/>
            </w:pPr>
            <w:r>
              <w:t>Zadania - opis, uzasadnienie</w:t>
            </w: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F39C" w14:textId="77777777" w:rsidR="00926AFD" w:rsidRDefault="00C74C03">
            <w:pPr>
              <w:spacing w:line="240" w:lineRule="auto"/>
            </w:pPr>
            <w:r>
              <w:t>Okres realizacji</w:t>
            </w:r>
          </w:p>
        </w:tc>
      </w:tr>
      <w:tr w:rsidR="00926AFD" w14:paraId="2719FAAC" w14:textId="77777777">
        <w:trPr>
          <w:trHeight w:val="1525"/>
        </w:trPr>
        <w:tc>
          <w:tcPr>
            <w:tcW w:w="370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EDF0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Badania przemysłowe</w:t>
            </w: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6DA83" w14:textId="77777777" w:rsidR="00926AFD" w:rsidRDefault="00C74C03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 1 - Opracowanie pigmentów luminescencyjnych o ulepszonej charakterystyce granulometrycznej i parametrach luminescencji</w:t>
            </w:r>
          </w:p>
          <w:p w14:paraId="0619DAFD" w14:textId="77777777" w:rsidR="00926AFD" w:rsidRDefault="00926AFD">
            <w:pPr>
              <w:spacing w:line="240" w:lineRule="auto"/>
              <w:rPr>
                <w:sz w:val="18"/>
                <w:szCs w:val="18"/>
              </w:rPr>
            </w:pPr>
          </w:p>
          <w:p w14:paraId="28F2D814" w14:textId="77777777" w:rsidR="00926AFD" w:rsidRDefault="00C74C03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Opis zadania</w:t>
            </w:r>
          </w:p>
          <w:p w14:paraId="07584BA3" w14:textId="77777777" w:rsidR="00926AFD" w:rsidRDefault="00C74C03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Zadanie 1 obejmuje badania nad  określeniem wpływu parametrów procesu rozdrabniania (takich jak czas, intensywność, energia) na strukturę powierzchniową cząstek oraz ich właściwości luminescencyjne. dla  luminoforów typu </w:t>
            </w:r>
            <w:proofErr w:type="spellStart"/>
            <w:r>
              <w:rPr>
                <w:sz w:val="18"/>
                <w:szCs w:val="18"/>
              </w:rPr>
              <w:t>SrAl₂O</w:t>
            </w:r>
            <w:proofErr w:type="spellEnd"/>
            <w:r>
              <w:rPr>
                <w:sz w:val="18"/>
                <w:szCs w:val="18"/>
              </w:rPr>
              <w:t>₄:Eu²⁺,Dy³⁺, w celu uzyskania jednolitego rozkładu granulometrycznego cząstek. Prowadzone będą analizy wpływu parametrów procesu (czas, energia) na emisję światła oraz sedymentację proszków w matrycy farb. Analizie podlegać będą cztery różne frakcje cząstek (5–85 µm).</w:t>
            </w:r>
          </w:p>
          <w:p w14:paraId="615A73EB" w14:textId="77777777" w:rsidR="00926AFD" w:rsidRDefault="00C74C03">
            <w:p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Zadanie 1 koncentruje się na modyfikacjach właściwości luminescencyjnych pigmentów poprzez kontrolę ich granulometrii i interakcji z matrycami </w:t>
            </w:r>
            <w:proofErr w:type="spellStart"/>
            <w:r>
              <w:rPr>
                <w:sz w:val="18"/>
                <w:szCs w:val="18"/>
              </w:rPr>
              <w:t>farb.Prace</w:t>
            </w:r>
            <w:proofErr w:type="spellEnd"/>
            <w:r>
              <w:rPr>
                <w:sz w:val="18"/>
                <w:szCs w:val="18"/>
              </w:rPr>
              <w:t xml:space="preserve"> w zadaniu będą przebiegać w następujących etapach:</w:t>
            </w:r>
          </w:p>
          <w:p w14:paraId="661DF80D" w14:textId="77777777" w:rsidR="00926AFD" w:rsidRDefault="00C74C03">
            <w:pPr>
              <w:numPr>
                <w:ilvl w:val="0"/>
                <w:numId w:val="43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proszków wyjściowych</w:t>
            </w:r>
            <w:r>
              <w:rPr>
                <w:sz w:val="18"/>
                <w:szCs w:val="18"/>
              </w:rPr>
              <w:t>:</w:t>
            </w:r>
          </w:p>
          <w:p w14:paraId="26C20A54" w14:textId="77777777" w:rsidR="00926AFD" w:rsidRDefault="00C74C03">
            <w:pPr>
              <w:numPr>
                <w:ilvl w:val="0"/>
                <w:numId w:val="5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Analiza składu granulometrycznego i jednorodności proszków </w:t>
            </w:r>
            <w:proofErr w:type="spellStart"/>
            <w:r>
              <w:rPr>
                <w:sz w:val="18"/>
                <w:szCs w:val="18"/>
              </w:rPr>
              <w:t>SrAl₂O</w:t>
            </w:r>
            <w:proofErr w:type="spellEnd"/>
            <w:r>
              <w:rPr>
                <w:sz w:val="18"/>
                <w:szCs w:val="18"/>
              </w:rPr>
              <w:t>₄:Eu²⁺,Dy³⁺ o zróżnicowanej granulometrii.</w:t>
            </w:r>
          </w:p>
          <w:p w14:paraId="7D12F8CD" w14:textId="77777777" w:rsidR="00926AFD" w:rsidRDefault="00C74C03">
            <w:pPr>
              <w:numPr>
                <w:ilvl w:val="0"/>
                <w:numId w:val="5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rozmiaru i kształtu cząstek za pomocą mikroskopii i analizy obrazu.</w:t>
            </w:r>
          </w:p>
          <w:p w14:paraId="5BDFCAD4" w14:textId="77777777" w:rsidR="00926AFD" w:rsidRDefault="00C74C03">
            <w:pPr>
              <w:numPr>
                <w:ilvl w:val="0"/>
                <w:numId w:val="5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Analiza struktury krystalicznej i składu fazowego.</w:t>
            </w:r>
          </w:p>
          <w:p w14:paraId="337518AF" w14:textId="77777777" w:rsidR="00926AFD" w:rsidRDefault="00C74C03">
            <w:pPr>
              <w:numPr>
                <w:ilvl w:val="0"/>
                <w:numId w:val="5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parametrów luminescencji (widmo, czas wygasania) zgodnie z normą DIN 67510-1:2020.</w:t>
            </w:r>
          </w:p>
          <w:p w14:paraId="2E40BA1B" w14:textId="77777777" w:rsidR="00926AFD" w:rsidRDefault="00C74C03">
            <w:pPr>
              <w:numPr>
                <w:ilvl w:val="0"/>
                <w:numId w:val="2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Modyfikacja granulometrii</w:t>
            </w:r>
            <w:r>
              <w:rPr>
                <w:sz w:val="18"/>
                <w:szCs w:val="18"/>
              </w:rPr>
              <w:t>:</w:t>
            </w:r>
          </w:p>
          <w:p w14:paraId="0430710F" w14:textId="77777777" w:rsidR="00926AFD" w:rsidRDefault="00C74C03">
            <w:pPr>
              <w:numPr>
                <w:ilvl w:val="0"/>
                <w:numId w:val="1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Fizyczne rozdrabnianie proszków o większej frakcji z kontrolą parametrów procesu (atmosfera obojętna lub utleniająca).</w:t>
            </w:r>
          </w:p>
          <w:p w14:paraId="516DF85B" w14:textId="77777777" w:rsidR="00926AFD" w:rsidRDefault="00C74C03">
            <w:pPr>
              <w:numPr>
                <w:ilvl w:val="0"/>
                <w:numId w:val="5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proszków po modyfikacji</w:t>
            </w:r>
            <w:r>
              <w:rPr>
                <w:sz w:val="18"/>
                <w:szCs w:val="18"/>
              </w:rPr>
              <w:t>:</w:t>
            </w:r>
          </w:p>
          <w:p w14:paraId="02DDA5D6" w14:textId="77777777" w:rsidR="00926AFD" w:rsidRDefault="00C74C03">
            <w:pPr>
              <w:numPr>
                <w:ilvl w:val="0"/>
                <w:numId w:val="4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Ponowna analiza składu granulometrycznego i jednorodności.</w:t>
            </w:r>
          </w:p>
          <w:p w14:paraId="0C2FB001" w14:textId="77777777" w:rsidR="00926AFD" w:rsidRDefault="00C74C03">
            <w:pPr>
              <w:numPr>
                <w:ilvl w:val="0"/>
                <w:numId w:val="4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Ponowne określenie rozmiaru i kształtu cząstek.</w:t>
            </w:r>
          </w:p>
          <w:p w14:paraId="1C7FBEC1" w14:textId="77777777" w:rsidR="00926AFD" w:rsidRDefault="00C74C03">
            <w:pPr>
              <w:numPr>
                <w:ilvl w:val="0"/>
                <w:numId w:val="4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Ponowna analiza struktury krystalicznej i składu fazowego.</w:t>
            </w:r>
          </w:p>
          <w:p w14:paraId="6BC5B8E9" w14:textId="77777777" w:rsidR="00926AFD" w:rsidRDefault="00C74C03">
            <w:pPr>
              <w:numPr>
                <w:ilvl w:val="0"/>
                <w:numId w:val="4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Ponowne pomiary parametrów luminescencji.</w:t>
            </w:r>
          </w:p>
          <w:p w14:paraId="1B53A630" w14:textId="77777777" w:rsidR="00926AFD" w:rsidRDefault="00C74C03">
            <w:pPr>
              <w:numPr>
                <w:ilvl w:val="0"/>
                <w:numId w:val="1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Ocena oddziaływań pigment–matryca</w:t>
            </w:r>
            <w:r>
              <w:rPr>
                <w:sz w:val="18"/>
                <w:szCs w:val="18"/>
              </w:rPr>
              <w:t>:</w:t>
            </w:r>
          </w:p>
          <w:p w14:paraId="731B5215" w14:textId="77777777" w:rsidR="00926AFD" w:rsidRDefault="00C74C03">
            <w:pPr>
              <w:numPr>
                <w:ilvl w:val="0"/>
                <w:numId w:val="5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Przygotowanie zawiesin proszków w trzech typach bazowych matryc farb: wodnych, rozpuszczalnikowych i żywicznych.</w:t>
            </w:r>
          </w:p>
          <w:p w14:paraId="7A28D6E0" w14:textId="77777777" w:rsidR="00926AFD" w:rsidRDefault="00C74C03">
            <w:pPr>
              <w:numPr>
                <w:ilvl w:val="0"/>
                <w:numId w:val="5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lepkości, gęstości i sedymentacji przygotowanych farb.</w:t>
            </w:r>
          </w:p>
          <w:p w14:paraId="0BC85B45" w14:textId="77777777" w:rsidR="00926AFD" w:rsidRDefault="00C74C03">
            <w:pPr>
              <w:numPr>
                <w:ilvl w:val="0"/>
                <w:numId w:val="5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parametrów luminescencji (widmo, czas wygasania) farb.</w:t>
            </w:r>
          </w:p>
          <w:p w14:paraId="20621E57" w14:textId="77777777" w:rsidR="00926AFD" w:rsidRDefault="00C74C03">
            <w:pPr>
              <w:numPr>
                <w:ilvl w:val="0"/>
                <w:numId w:val="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i wnioski</w:t>
            </w:r>
            <w:r>
              <w:rPr>
                <w:sz w:val="18"/>
                <w:szCs w:val="18"/>
              </w:rPr>
              <w:t>:</w:t>
            </w:r>
          </w:p>
          <w:p w14:paraId="6F32B2E3" w14:textId="77777777" w:rsidR="00926AFD" w:rsidRDefault="00C74C03">
            <w:pPr>
              <w:numPr>
                <w:ilvl w:val="0"/>
                <w:numId w:val="5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Porównanie właściwości proszków przed i po rozdrobnieniu.</w:t>
            </w:r>
          </w:p>
          <w:p w14:paraId="0705B304" w14:textId="77777777" w:rsidR="00926AFD" w:rsidRDefault="00C74C03">
            <w:pPr>
              <w:numPr>
                <w:ilvl w:val="0"/>
                <w:numId w:val="5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wpływu granulometrii na intensywność i czas świecenia.</w:t>
            </w:r>
          </w:p>
          <w:p w14:paraId="00B1605F" w14:textId="77777777" w:rsidR="00926AFD" w:rsidRDefault="00C74C03">
            <w:pPr>
              <w:numPr>
                <w:ilvl w:val="0"/>
                <w:numId w:val="5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wpływu matryc farb na właściwości luminescencyjne pigmentów.</w:t>
            </w:r>
          </w:p>
          <w:p w14:paraId="2FCACDAA" w14:textId="77777777" w:rsidR="00926AFD" w:rsidRDefault="00C74C03">
            <w:pPr>
              <w:numPr>
                <w:ilvl w:val="0"/>
                <w:numId w:val="51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Sformułowanie wniosków dotyczących optymalizacji procesu rozdrabniania i doboru matryc farb.</w:t>
            </w:r>
          </w:p>
          <w:p w14:paraId="1240D298" w14:textId="77777777" w:rsidR="00926AFD" w:rsidRDefault="00C74C03">
            <w:p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 ramach Zadania 1 planuje się zastosowanie następującej metodologii badawczej:</w:t>
            </w:r>
          </w:p>
          <w:p w14:paraId="5BDBDC68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Podzadanie 1.1 – Charakterystyka fosforescencji proszków </w:t>
            </w:r>
            <w:proofErr w:type="spellStart"/>
            <w:r>
              <w:rPr>
                <w:b/>
                <w:sz w:val="18"/>
                <w:szCs w:val="18"/>
              </w:rPr>
              <w:t>SrAl₂O</w:t>
            </w:r>
            <w:proofErr w:type="spellEnd"/>
            <w:r>
              <w:rPr>
                <w:b/>
                <w:sz w:val="18"/>
                <w:szCs w:val="18"/>
              </w:rPr>
              <w:t>₄:Eu²⁺,Dy³⁺ o zróżnicowanej granulometrii</w:t>
            </w:r>
          </w:p>
          <w:p w14:paraId="1CA37968" w14:textId="77777777" w:rsidR="00926AFD" w:rsidRDefault="00C74C03">
            <w:pPr>
              <w:numPr>
                <w:ilvl w:val="0"/>
                <w:numId w:val="1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składu granulometrycznego i jednorodności</w:t>
            </w:r>
            <w:r>
              <w:rPr>
                <w:sz w:val="18"/>
                <w:szCs w:val="18"/>
              </w:rPr>
              <w:t>:</w:t>
            </w:r>
          </w:p>
          <w:p w14:paraId="46755110" w14:textId="77777777" w:rsidR="00926AFD" w:rsidRDefault="00C74C03">
            <w:pPr>
              <w:numPr>
                <w:ilvl w:val="0"/>
                <w:numId w:val="2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Zostanie przeprowadzona analiza sitowa proszków </w:t>
            </w:r>
            <w:proofErr w:type="spellStart"/>
            <w:r>
              <w:rPr>
                <w:sz w:val="18"/>
                <w:szCs w:val="18"/>
              </w:rPr>
              <w:t>SrAl₂O</w:t>
            </w:r>
            <w:proofErr w:type="spellEnd"/>
            <w:r>
              <w:rPr>
                <w:sz w:val="18"/>
                <w:szCs w:val="18"/>
              </w:rPr>
              <w:t>₄:Eu²⁺,Dy³⁺.</w:t>
            </w:r>
          </w:p>
          <w:p w14:paraId="1DB3BB31" w14:textId="77777777" w:rsidR="00926AFD" w:rsidRDefault="00C74C03">
            <w:pPr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Określenie rozmiaru i kształtu cząstek</w:t>
            </w:r>
            <w:r>
              <w:rPr>
                <w:sz w:val="18"/>
                <w:szCs w:val="18"/>
              </w:rPr>
              <w:t>:</w:t>
            </w:r>
          </w:p>
          <w:p w14:paraId="1320FB41" w14:textId="77777777" w:rsidR="00926AFD" w:rsidRDefault="00C74C03">
            <w:pPr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Wykorzystanie mikroskopii i analizy obrazu do oceny proszków.</w:t>
            </w:r>
          </w:p>
          <w:p w14:paraId="7353A5C8" w14:textId="77777777" w:rsidR="00926AFD" w:rsidRDefault="00C74C03">
            <w:pPr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struktury krystalicznej i składu fazowego</w:t>
            </w:r>
            <w:r>
              <w:rPr>
                <w:sz w:val="18"/>
                <w:szCs w:val="18"/>
              </w:rPr>
              <w:t>:</w:t>
            </w:r>
          </w:p>
          <w:p w14:paraId="6B0BDA32" w14:textId="77777777" w:rsidR="00926AFD" w:rsidRDefault="00C74C03">
            <w:pPr>
              <w:numPr>
                <w:ilvl w:val="0"/>
                <w:numId w:val="1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Zastosowanie odpowiednich technik do określenia struktury krystalicznej i składu fazowego proszków.</w:t>
            </w:r>
          </w:p>
          <w:p w14:paraId="40BEA9C6" w14:textId="77777777" w:rsidR="00926AFD" w:rsidRDefault="00C74C03">
            <w:pPr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parametrów luminescencji</w:t>
            </w:r>
            <w:r>
              <w:rPr>
                <w:sz w:val="18"/>
                <w:szCs w:val="18"/>
              </w:rPr>
              <w:t>:</w:t>
            </w:r>
          </w:p>
          <w:p w14:paraId="6D83E346" w14:textId="77777777" w:rsidR="00926AFD" w:rsidRDefault="00C74C03">
            <w:pPr>
              <w:numPr>
                <w:ilvl w:val="0"/>
                <w:numId w:val="4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widma i czasu wygasania proszków zgodnie z normą DIN 67510-1:2020.</w:t>
            </w:r>
          </w:p>
          <w:p w14:paraId="77B2E62B" w14:textId="77777777" w:rsidR="00926AFD" w:rsidRDefault="00C74C03">
            <w:pPr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Rozdrabnianie proszków</w:t>
            </w:r>
            <w:r>
              <w:rPr>
                <w:sz w:val="18"/>
                <w:szCs w:val="18"/>
              </w:rPr>
              <w:t>:</w:t>
            </w:r>
          </w:p>
          <w:p w14:paraId="2534F5A3" w14:textId="77777777" w:rsidR="00926AFD" w:rsidRDefault="00C74C03">
            <w:pPr>
              <w:numPr>
                <w:ilvl w:val="0"/>
                <w:numId w:val="5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Proszki o większej frakcji zostaną poddane fizycznym technikom rozdrabniania z kontrolą parametrów procesu (atmosfera obojętna lub utleniająca).</w:t>
            </w:r>
          </w:p>
          <w:p w14:paraId="7BC024FC" w14:textId="77777777" w:rsidR="00926AFD" w:rsidRDefault="00C74C03">
            <w:pPr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Porównania</w:t>
            </w:r>
            <w:r>
              <w:rPr>
                <w:sz w:val="18"/>
                <w:szCs w:val="18"/>
              </w:rPr>
              <w:t>:</w:t>
            </w:r>
          </w:p>
          <w:p w14:paraId="1557CF49" w14:textId="77777777" w:rsidR="00926AFD" w:rsidRDefault="00C74C03">
            <w:pPr>
              <w:numPr>
                <w:ilvl w:val="0"/>
                <w:numId w:val="12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Zostaną przeprowadzone porównania właściwości proszków o identycznym składzie chemicznym, lecz różnych parametrach granulometrycznych.</w:t>
            </w:r>
          </w:p>
          <w:p w14:paraId="64B7E12F" w14:textId="77777777" w:rsidR="00926AFD" w:rsidRDefault="00C74C03">
            <w:pPr>
              <w:spacing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1.2 – Ocena oddziaływań proszków z matrycami farb</w:t>
            </w:r>
          </w:p>
          <w:p w14:paraId="7D46B4B8" w14:textId="77777777" w:rsidR="00926AFD" w:rsidRDefault="00C74C03">
            <w:pPr>
              <w:numPr>
                <w:ilvl w:val="0"/>
                <w:numId w:val="5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Przygotowanie próbek</w:t>
            </w:r>
            <w:r>
              <w:rPr>
                <w:sz w:val="18"/>
                <w:szCs w:val="18"/>
              </w:rPr>
              <w:t>:</w:t>
            </w:r>
          </w:p>
          <w:p w14:paraId="1C8FDF39" w14:textId="77777777" w:rsidR="00926AFD" w:rsidRDefault="00C74C03">
            <w:pPr>
              <w:numPr>
                <w:ilvl w:val="0"/>
                <w:numId w:val="1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Wyselekcjonowane frakcje proszków zostaną zawieszone w trzech typach bazowych matryc farb: wodnych, rozpuszczalnikowych i żywicznych.</w:t>
            </w:r>
          </w:p>
          <w:p w14:paraId="5673423B" w14:textId="77777777" w:rsidR="00926AFD" w:rsidRDefault="00C74C03">
            <w:pPr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Pomiary właściwości fizykochemicznych</w:t>
            </w:r>
            <w:r>
              <w:rPr>
                <w:sz w:val="18"/>
                <w:szCs w:val="18"/>
              </w:rPr>
              <w:t>:</w:t>
            </w:r>
          </w:p>
          <w:p w14:paraId="1EC0B7F0" w14:textId="77777777" w:rsidR="00926AFD" w:rsidRDefault="00C74C03">
            <w:pPr>
              <w:numPr>
                <w:ilvl w:val="0"/>
                <w:numId w:val="3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lepkości farb zgodnie z normami ASTM D562, DIN 53211, ISO 2431.</w:t>
            </w:r>
          </w:p>
          <w:p w14:paraId="625D383E" w14:textId="77777777" w:rsidR="00926AFD" w:rsidRDefault="00C74C03">
            <w:pPr>
              <w:numPr>
                <w:ilvl w:val="0"/>
                <w:numId w:val="3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gęstości farb zgodnie z normami BS 3900 A19, DIN 53217, ISO 2811.</w:t>
            </w:r>
          </w:p>
          <w:p w14:paraId="2D439C5C" w14:textId="77777777" w:rsidR="00926AFD" w:rsidRDefault="00C74C03">
            <w:pPr>
              <w:numPr>
                <w:ilvl w:val="0"/>
                <w:numId w:val="3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sedymentacji farb zgodnie z normami ASTM D869 oraz ISO 8780-5.</w:t>
            </w:r>
          </w:p>
          <w:p w14:paraId="15D2363D" w14:textId="77777777" w:rsidR="00926AFD" w:rsidRDefault="00C74C03">
            <w:pPr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parametrów luminescencji</w:t>
            </w:r>
            <w:r>
              <w:rPr>
                <w:sz w:val="18"/>
                <w:szCs w:val="18"/>
              </w:rPr>
              <w:t>:</w:t>
            </w:r>
          </w:p>
          <w:p w14:paraId="3C777A35" w14:textId="77777777" w:rsidR="00926AFD" w:rsidRDefault="00C74C03">
            <w:pPr>
              <w:numPr>
                <w:ilvl w:val="0"/>
                <w:numId w:val="58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widma i czasu wygasania farb zgodnie z normą DIN 67510-1:2020.</w:t>
            </w:r>
          </w:p>
          <w:p w14:paraId="4E9817FF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Wskaźniki produktu:</w:t>
            </w:r>
          </w:p>
          <w:p w14:paraId="3BDD7C2F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Liczba przedsiębiorstw współpracujących z organizacjami badawczymi (część prac będzie </w:t>
            </w:r>
            <w:r>
              <w:rPr>
                <w:sz w:val="18"/>
                <w:szCs w:val="18"/>
              </w:rPr>
              <w:lastRenderedPageBreak/>
              <w:t>wykonywana we współpracy z jedn. badawczą) - 1</w:t>
            </w:r>
          </w:p>
          <w:p w14:paraId="3AF1FC27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wsparciem.- 1</w:t>
            </w:r>
          </w:p>
          <w:p w14:paraId="70633F47" w14:textId="77777777" w:rsidR="00926AFD" w:rsidRDefault="00C74C03">
            <w:pPr>
              <w:numPr>
                <w:ilvl w:val="0"/>
                <w:numId w:val="3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 w formie dotacji. - 1</w:t>
            </w:r>
          </w:p>
          <w:p w14:paraId="2A7F8234" w14:textId="77777777" w:rsidR="00926AFD" w:rsidRDefault="00926AFD">
            <w:pPr>
              <w:spacing w:after="240"/>
              <w:ind w:left="720"/>
              <w:rPr>
                <w:sz w:val="18"/>
                <w:szCs w:val="18"/>
              </w:rPr>
            </w:pPr>
          </w:p>
          <w:p w14:paraId="78B2BEA8" w14:textId="77777777" w:rsidR="00926AFD" w:rsidRDefault="00C74C03">
            <w:pPr>
              <w:spacing w:after="2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Dodatkowe wskaźniki produktu:</w:t>
            </w:r>
          </w:p>
          <w:p w14:paraId="7C4934F4" w14:textId="77777777" w:rsidR="00926AFD" w:rsidRDefault="00C74C03">
            <w:pPr>
              <w:numPr>
                <w:ilvl w:val="0"/>
                <w:numId w:val="46"/>
              </w:numPr>
              <w:spacing w:before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opracowanych receptur pigmentów o ulepszonej charakterystyce granulometrycznej.</w:t>
            </w:r>
            <w:ins w:id="8" w:author="Joanna Kreczko" w:date="2025-05-19T21:31:00Z">
              <w:r>
                <w:rPr>
                  <w:sz w:val="18"/>
                  <w:szCs w:val="18"/>
                </w:rPr>
                <w:t xml:space="preserve"> - 4</w:t>
              </w:r>
            </w:ins>
          </w:p>
          <w:p w14:paraId="1F8173A5" w14:textId="77777777" w:rsidR="00926AFD" w:rsidRDefault="00C74C03">
            <w:pPr>
              <w:numPr>
                <w:ilvl w:val="0"/>
                <w:numId w:val="4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testów rozdrabniania proszków luminescencyjnych.</w:t>
            </w:r>
            <w:ins w:id="9" w:author="Joanna Kreczko" w:date="2025-05-19T21:31:00Z">
              <w:r>
                <w:rPr>
                  <w:sz w:val="18"/>
                  <w:szCs w:val="18"/>
                </w:rPr>
                <w:t xml:space="preserve"> 4 </w:t>
              </w:r>
            </w:ins>
          </w:p>
          <w:p w14:paraId="443E5649" w14:textId="77777777" w:rsidR="00926AFD" w:rsidRDefault="00C74C03">
            <w:pPr>
              <w:numPr>
                <w:ilvl w:val="0"/>
                <w:numId w:val="4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zbadanych kombinacji pigment-matryca.</w:t>
            </w:r>
            <w:ins w:id="10" w:author="Joanna Kreczko" w:date="2025-05-19T21:33:00Z">
              <w:r>
                <w:rPr>
                  <w:sz w:val="18"/>
                  <w:szCs w:val="18"/>
                </w:rPr>
                <w:t>-12</w:t>
              </w:r>
            </w:ins>
          </w:p>
          <w:p w14:paraId="26810417" w14:textId="77777777" w:rsidR="00926AFD" w:rsidRDefault="00C74C03">
            <w:pPr>
              <w:numPr>
                <w:ilvl w:val="0"/>
                <w:numId w:val="4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raportów z przeprowadzonych analiz (granulometria, mikroskopia, luminescencja, właściwości fizykochemiczne).</w:t>
            </w:r>
            <w:ins w:id="11" w:author="Joanna Kreczko" w:date="2025-05-19T21:33:00Z">
              <w:r>
                <w:rPr>
                  <w:sz w:val="18"/>
                  <w:szCs w:val="18"/>
                </w:rPr>
                <w:t xml:space="preserve"> -4</w:t>
              </w:r>
            </w:ins>
          </w:p>
          <w:p w14:paraId="3E86AA77" w14:textId="77777777" w:rsidR="00926AFD" w:rsidRDefault="00C74C03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</w:t>
            </w:r>
          </w:p>
          <w:p w14:paraId="4F467557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Realizacja Zadania 1 umożliwi pozyskanie nowej wiedzy na temat wpływu granulometrii na intensywność i czas świecenia proszków luminescencyjnych:</w:t>
            </w:r>
          </w:p>
          <w:p w14:paraId="5D1069D6" w14:textId="77777777" w:rsidR="00926AFD" w:rsidRDefault="00C74C03">
            <w:pPr>
              <w:numPr>
                <w:ilvl w:val="0"/>
                <w:numId w:val="1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wpływu interakcji pigment–matryca na trwałość i efektywność emisji.</w:t>
            </w:r>
          </w:p>
          <w:p w14:paraId="59B931C6" w14:textId="77777777" w:rsidR="00926AFD" w:rsidRDefault="00C74C03">
            <w:pPr>
              <w:numPr>
                <w:ilvl w:val="0"/>
                <w:numId w:val="1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Ustalenie, czy redukcja cząstek do skali nanometrycznej poprawia, czy obniża właściwości optyczne, w zależności od stopnia powstawania defektów powierzchniowych. </w:t>
            </w:r>
          </w:p>
          <w:p w14:paraId="30B75C83" w14:textId="77777777" w:rsidR="00926AFD" w:rsidRDefault="00C74C03">
            <w:pPr>
              <w:numPr>
                <w:ilvl w:val="0"/>
                <w:numId w:val="1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Identyfikację zjawiska aglomeracji jako potencjalnego czynnika ograniczającego dostępność powierzchni aktywnych i efektywność centrów pułapkowych</w:t>
            </w:r>
          </w:p>
          <w:p w14:paraId="0564D06E" w14:textId="77777777" w:rsidR="00926AFD" w:rsidRDefault="00C74C03">
            <w:pPr>
              <w:numPr>
                <w:ilvl w:val="0"/>
                <w:numId w:val="14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zbadanie, czy obecność składników farby prowadzi do tłumienia emisji (</w:t>
            </w:r>
            <w:proofErr w:type="spellStart"/>
            <w:r>
              <w:rPr>
                <w:sz w:val="18"/>
                <w:szCs w:val="18"/>
              </w:rPr>
              <w:t>quenching</w:t>
            </w:r>
            <w:proofErr w:type="spellEnd"/>
            <w:r>
              <w:rPr>
                <w:sz w:val="18"/>
                <w:szCs w:val="18"/>
              </w:rPr>
              <w:t xml:space="preserve"> fosforescencji) na skutek oddziaływań powierzchniowych.</w:t>
            </w:r>
          </w:p>
          <w:p w14:paraId="079CC057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Kompleksowa analiza tych mechanizmów umożliwi lepsze zrozumienie wpływu procesów fizykochemicznych na wydajność luminoforów w zastosowaniach powłokowych. Zbadanie wpływu granulometrii na efektywność luminescencji jest konieczne, aby uzyskać pigmenty o wysokiej intensywności i jednorodności emisji, minimalizując sedymentację, kluczową dla trwałości farby w środowisku morskim.</w:t>
            </w:r>
          </w:p>
          <w:p w14:paraId="238B7BCF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39198280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22B03B39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5DDCC190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78FA9291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3FD5BC09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059B8CC0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3B734F4F" w14:textId="77777777" w:rsidR="00926AFD" w:rsidRDefault="00926AFD">
            <w:pPr>
              <w:spacing w:line="240" w:lineRule="auto"/>
              <w:rPr>
                <w:sz w:val="18"/>
                <w:szCs w:val="18"/>
              </w:rPr>
            </w:pPr>
          </w:p>
          <w:p w14:paraId="51B64DF5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59D99C0D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0C4475B8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3964C2E6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6995CE17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33102EB5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0EDCB43E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43FB63DF" w14:textId="77777777" w:rsidR="00926AFD" w:rsidRDefault="00926AFD">
            <w:pPr>
              <w:spacing w:line="240" w:lineRule="auto"/>
            </w:pPr>
          </w:p>
          <w:p w14:paraId="1E334871" w14:textId="77777777" w:rsidR="00926AFD" w:rsidRDefault="00926AFD">
            <w:pPr>
              <w:spacing w:line="240" w:lineRule="auto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ED624" w14:textId="77777777" w:rsidR="00926AFD" w:rsidRDefault="00C74C03">
            <w:pPr>
              <w:spacing w:line="240" w:lineRule="auto"/>
            </w:pPr>
            <w:ins w:id="12" w:author="Joanna Kreczko" w:date="2025-05-13T13:26:00Z">
              <w:r>
                <w:lastRenderedPageBreak/>
                <w:t>01.10.2025 - 31.03.2026</w:t>
              </w:r>
            </w:ins>
          </w:p>
        </w:tc>
      </w:tr>
      <w:tr w:rsidR="00926AFD" w14:paraId="37B0A2EE" w14:textId="77777777">
        <w:trPr>
          <w:trHeight w:val="1545"/>
        </w:trPr>
        <w:tc>
          <w:tcPr>
            <w:tcW w:w="370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58ED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37AB" w14:textId="77777777" w:rsidR="00926AFD" w:rsidRDefault="00C74C03">
            <w:pPr>
              <w:spacing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 2 - Opracowanie metody modyfikacji powierzchni cząstek luminoforu w celu poprawy stabilności i właściwości luminescencyjnych pigmentu w matrycy farby</w:t>
            </w:r>
          </w:p>
          <w:p w14:paraId="7E065E1B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zadania</w:t>
            </w:r>
          </w:p>
          <w:p w14:paraId="55551A7C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Zadanie 2 koncentruje się na opracowaniu skutecznych metod modyfikacji powierzchni cząstek luminoforu, wyselekcjonowanych na podstawie wyników Zadania 1, w celu poprawy ich stabilności, trwałości oraz właściwości luminescencyjnych po wprowadzeniu do różnych typów matryc farb. Badania obejmą zastosowanie różnorodnych modyfikatorów powierzchniowych oraz ocenę ich wpływu na charakterystykę pigmentów i ich interakcje z matrycami farb. Prace w zadaniu będą przebiegać w następujących etapach:</w:t>
            </w:r>
          </w:p>
          <w:p w14:paraId="3CE5D772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proszków po modyfikacji powierzchni:</w:t>
            </w:r>
          </w:p>
          <w:p w14:paraId="5887066E" w14:textId="77777777" w:rsidR="00926AFD" w:rsidRDefault="00C74C03">
            <w:pPr>
              <w:numPr>
                <w:ilvl w:val="0"/>
                <w:numId w:val="4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Modyfikacja powierzchni cząstek luminoforu:</w:t>
            </w:r>
          </w:p>
          <w:p w14:paraId="4F0E97E1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Zostaną poddane modyfikacji dwie mieszaniny luminoforów wyselekcjonowane z Zadania 1.</w:t>
            </w:r>
          </w:p>
          <w:p w14:paraId="7DE57E7B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Opracowane zostaną metody modyfikacji z wykorzystaniem:</w:t>
            </w:r>
          </w:p>
          <w:p w14:paraId="68323C87" w14:textId="77777777" w:rsidR="00926AFD" w:rsidRDefault="00C74C03">
            <w:pPr>
              <w:numPr>
                <w:ilvl w:val="2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Modyfikatorów nieorganicznych (fosforany, gliniany, krzemiany).</w:t>
            </w:r>
          </w:p>
          <w:p w14:paraId="6A48ED05" w14:textId="77777777" w:rsidR="00926AFD" w:rsidRDefault="00C74C03">
            <w:pPr>
              <w:numPr>
                <w:ilvl w:val="2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Modyfikatorów organicznych (długołańcuchowe ligandy alifatyczne C8–C12, kwas cytrynowy, winowy).</w:t>
            </w:r>
          </w:p>
          <w:p w14:paraId="0AB9BAD4" w14:textId="77777777" w:rsidR="00926AFD" w:rsidRDefault="00C74C03">
            <w:pPr>
              <w:numPr>
                <w:ilvl w:val="2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Modyfikatorów polimerowych (PE, PU, PVA).</w:t>
            </w:r>
          </w:p>
          <w:p w14:paraId="1240FA9C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Celem modyfikacji będzie zwiększenie stabilności, ochrona/wzmocnienie luminescencji oraz redukcja sedymentacji.</w:t>
            </w:r>
          </w:p>
          <w:p w14:paraId="61DAF0DC" w14:textId="77777777" w:rsidR="00926AFD" w:rsidRDefault="00C74C03">
            <w:pPr>
              <w:numPr>
                <w:ilvl w:val="0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Analiza proszków po modyfikacji:</w:t>
            </w:r>
          </w:p>
          <w:p w14:paraId="27571EFC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rozkładu wielkości cząstek (D10, D50, D90) za pomocą dyfrakcji laserowej (LD).</w:t>
            </w:r>
          </w:p>
          <w:p w14:paraId="544C7513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Analiza morfologii i kształtu cząstek przy użyciu skaningowej mikroskopii elektronowej (SEM).</w:t>
            </w:r>
          </w:p>
          <w:p w14:paraId="14343757" w14:textId="77777777" w:rsidR="00926AFD" w:rsidRDefault="00C74C03">
            <w:pPr>
              <w:numPr>
                <w:ilvl w:val="1"/>
                <w:numId w:val="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intensywności emisji metodą spektroskopii fotoluminescencji (PL).</w:t>
            </w:r>
          </w:p>
          <w:p w14:paraId="323BCB7D" w14:textId="77777777" w:rsidR="00926AFD" w:rsidRDefault="00C74C03">
            <w:pPr>
              <w:numPr>
                <w:ilvl w:val="1"/>
                <w:numId w:val="4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czasu wygaszania i testy powtarzalności cykli wzbudzenia i emisji zgodnie z normą DIN 67510-1:2020.</w:t>
            </w:r>
          </w:p>
          <w:p w14:paraId="3AFA4DCE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Ocena oddziaływań pigment–matryca:</w:t>
            </w:r>
          </w:p>
          <w:p w14:paraId="2F87B80C" w14:textId="77777777" w:rsidR="00926AFD" w:rsidRDefault="00C74C03">
            <w:pPr>
              <w:numPr>
                <w:ilvl w:val="0"/>
                <w:numId w:val="23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Przygotowanie zawiesin proszków w trzech typach bazowych matryc farb:</w:t>
            </w:r>
            <w:r>
              <w:rPr>
                <w:sz w:val="18"/>
                <w:szCs w:val="18"/>
              </w:rPr>
              <w:t xml:space="preserve"> wodnych, rozpuszczalnikowych i żywicznych.</w:t>
            </w:r>
          </w:p>
          <w:p w14:paraId="04AC6088" w14:textId="77777777" w:rsidR="00926AFD" w:rsidRDefault="00C74C03">
            <w:pPr>
              <w:numPr>
                <w:ilvl w:val="0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lepkości, gęstości i sedymentacji przygotowanych farb:</w:t>
            </w:r>
          </w:p>
          <w:p w14:paraId="63FFEF69" w14:textId="77777777" w:rsidR="00926AFD" w:rsidRDefault="00C74C03">
            <w:pPr>
              <w:numPr>
                <w:ilvl w:val="1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Lepkość (ASTM D562, DIN 53211, ISO 2431).</w:t>
            </w:r>
          </w:p>
          <w:p w14:paraId="6C907D36" w14:textId="77777777" w:rsidR="00926AFD" w:rsidRDefault="00C74C03">
            <w:pPr>
              <w:numPr>
                <w:ilvl w:val="1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Gęstość (BS 3900 A19, DIN 53217, ISO 2811).</w:t>
            </w:r>
          </w:p>
          <w:p w14:paraId="7E207A4C" w14:textId="77777777" w:rsidR="00926AFD" w:rsidRDefault="00C74C03">
            <w:pPr>
              <w:numPr>
                <w:ilvl w:val="1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Sedymentacja (ASTM D869, ISO 8780-5).</w:t>
            </w:r>
          </w:p>
          <w:p w14:paraId="3F00B536" w14:textId="77777777" w:rsidR="00926AFD" w:rsidRDefault="00C74C03">
            <w:pPr>
              <w:numPr>
                <w:ilvl w:val="0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parametrów luminescencji (widmo, czas wygasania) farb</w:t>
            </w:r>
            <w:r>
              <w:rPr>
                <w:sz w:val="18"/>
                <w:szCs w:val="18"/>
              </w:rPr>
              <w:t xml:space="preserve"> zgodnie z normą DIN 67510-1:2020.</w:t>
            </w:r>
          </w:p>
          <w:p w14:paraId="1934BF59" w14:textId="77777777" w:rsidR="00926AFD" w:rsidRDefault="00C74C03">
            <w:pPr>
              <w:numPr>
                <w:ilvl w:val="0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wpływu modyfikacji na:</w:t>
            </w:r>
          </w:p>
          <w:p w14:paraId="179D6DEF" w14:textId="77777777" w:rsidR="00926AFD" w:rsidRDefault="00C74C03">
            <w:pPr>
              <w:numPr>
                <w:ilvl w:val="1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Właściwości reologiczne zawiesin.</w:t>
            </w:r>
          </w:p>
          <w:p w14:paraId="0D8F30EF" w14:textId="77777777" w:rsidR="00926AFD" w:rsidRDefault="00C74C03">
            <w:pPr>
              <w:numPr>
                <w:ilvl w:val="1"/>
                <w:numId w:val="23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Skłonność do sedymentacji w zależności od matrycy.</w:t>
            </w:r>
          </w:p>
          <w:p w14:paraId="495502C3" w14:textId="77777777" w:rsidR="00926AFD" w:rsidRDefault="00C74C03">
            <w:pPr>
              <w:numPr>
                <w:ilvl w:val="1"/>
                <w:numId w:val="23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Wrażliwość pigmentów na składniki farb i interakcje pigment–matryca.</w:t>
            </w:r>
          </w:p>
          <w:p w14:paraId="5D57C6AF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i wnioski:</w:t>
            </w:r>
          </w:p>
          <w:p w14:paraId="0B6E0B3B" w14:textId="77777777" w:rsidR="00926AFD" w:rsidRDefault="00C74C03">
            <w:pPr>
              <w:numPr>
                <w:ilvl w:val="0"/>
                <w:numId w:val="8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Porównanie właściwości luminescencyjnych i stabilności zmodyfikowanych proszków w różnych matrycach farb.</w:t>
            </w:r>
          </w:p>
          <w:p w14:paraId="17B1A03E" w14:textId="77777777" w:rsidR="00926AFD" w:rsidRDefault="00C74C03">
            <w:pPr>
              <w:numPr>
                <w:ilvl w:val="0"/>
                <w:numId w:val="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wpływu różnych metod modyfikacji powierzchni na intensywność i czas świecenia pigmentów w farbach.</w:t>
            </w:r>
          </w:p>
          <w:p w14:paraId="145D1AC8" w14:textId="77777777" w:rsidR="00926AFD" w:rsidRDefault="00C74C03">
            <w:pPr>
              <w:numPr>
                <w:ilvl w:val="0"/>
                <w:numId w:val="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wpływu matryc farb na właściwości luminescencyjne zmodyfikowanych pigmentów.</w:t>
            </w:r>
          </w:p>
          <w:p w14:paraId="52D91D3B" w14:textId="77777777" w:rsidR="00926AFD" w:rsidRDefault="00C74C03">
            <w:pPr>
              <w:numPr>
                <w:ilvl w:val="0"/>
                <w:numId w:val="8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Sformułowanie wniosków dotyczących optymalnych metod modyfikacji powierzchni w zależności od typu matrycy farby i pożądanych właściwości.</w:t>
            </w:r>
          </w:p>
          <w:p w14:paraId="6E435193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 ramach Zadania 2 planuje się zastosowanie następującej metodologii badawczej:</w:t>
            </w:r>
          </w:p>
          <w:p w14:paraId="279D58E2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2.1 – Modyfikacja powierzchni cząstek luminoforu i ocena ich charakterystyki</w:t>
            </w:r>
          </w:p>
          <w:p w14:paraId="5A679FE8" w14:textId="77777777" w:rsidR="00926AFD" w:rsidRDefault="00C74C03">
            <w:pPr>
              <w:numPr>
                <w:ilvl w:val="0"/>
                <w:numId w:val="3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Modyfikacja powierzchni:</w:t>
            </w:r>
          </w:p>
          <w:p w14:paraId="546E5DE6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Zastosowanie wybranych modyfikatorów nieorganicznych, organicznych i polimerowych do powierzchni dwóch typów luminoforów.</w:t>
            </w:r>
          </w:p>
          <w:p w14:paraId="2915197F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Kontrola parametrów procesu modyfikacji.</w:t>
            </w:r>
          </w:p>
          <w:p w14:paraId="297FE7EB" w14:textId="77777777" w:rsidR="00926AFD" w:rsidRDefault="00C74C03">
            <w:pPr>
              <w:numPr>
                <w:ilvl w:val="0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zmodyfikowanych proszków:</w:t>
            </w:r>
          </w:p>
          <w:p w14:paraId="2AF0E07D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Analiza składu granulometrycznego (LD).</w:t>
            </w:r>
          </w:p>
          <w:p w14:paraId="75E0E523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morfologii i kształtu cząstek (SEM).</w:t>
            </w:r>
          </w:p>
          <w:p w14:paraId="4FC365BA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intensywności emisji (PL).</w:t>
            </w:r>
          </w:p>
          <w:p w14:paraId="16226DB6" w14:textId="77777777" w:rsidR="00926AFD" w:rsidRDefault="00C74C03">
            <w:pPr>
              <w:numPr>
                <w:ilvl w:val="1"/>
                <w:numId w:val="3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czasu wygaszania (DIN 67510-1:2020).</w:t>
            </w:r>
          </w:p>
          <w:p w14:paraId="41D78A20" w14:textId="77777777" w:rsidR="00926AFD" w:rsidRDefault="00C74C03">
            <w:pPr>
              <w:numPr>
                <w:ilvl w:val="1"/>
                <w:numId w:val="3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Testy powtarzalności cykli wzbudzenia i emisji (DIN 67510-1:2020).</w:t>
            </w:r>
          </w:p>
          <w:p w14:paraId="04DAD182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2.2 – Ocena oddziaływań zmodyfikowanych proszków z matrycami farb</w:t>
            </w:r>
          </w:p>
          <w:p w14:paraId="59A42092" w14:textId="77777777" w:rsidR="00926AFD" w:rsidRDefault="00C74C03">
            <w:pPr>
              <w:numPr>
                <w:ilvl w:val="0"/>
                <w:numId w:val="45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Przygotowanie próbek:</w:t>
            </w:r>
          </w:p>
          <w:p w14:paraId="088271A9" w14:textId="77777777" w:rsidR="00926AFD" w:rsidRDefault="00C74C03">
            <w:pPr>
              <w:numPr>
                <w:ilvl w:val="1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Zawieszenie zmodyfikowanych proszków w trzech typach bazowych matryc farb.</w:t>
            </w:r>
          </w:p>
          <w:p w14:paraId="0F4F1419" w14:textId="77777777" w:rsidR="00926AFD" w:rsidRDefault="00C74C03">
            <w:pPr>
              <w:numPr>
                <w:ilvl w:val="0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właściwości fizykochemicznych:</w:t>
            </w:r>
          </w:p>
          <w:p w14:paraId="67C2C34B" w14:textId="77777777" w:rsidR="00926AFD" w:rsidRDefault="00C74C03">
            <w:pPr>
              <w:numPr>
                <w:ilvl w:val="1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lepkości (ASTM D562, DIN 53211, ISO 2431).</w:t>
            </w:r>
          </w:p>
          <w:p w14:paraId="35CB07A3" w14:textId="77777777" w:rsidR="00926AFD" w:rsidRDefault="00C74C03">
            <w:pPr>
              <w:numPr>
                <w:ilvl w:val="1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gęstości (BS 3900 A19, DIN 53217, ISO 2811).</w:t>
            </w:r>
          </w:p>
          <w:p w14:paraId="48F0C790" w14:textId="77777777" w:rsidR="00926AFD" w:rsidRDefault="00C74C03">
            <w:pPr>
              <w:numPr>
                <w:ilvl w:val="1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sedymentacji (ASTM D869, ISO 8780-5).</w:t>
            </w:r>
          </w:p>
          <w:p w14:paraId="5824C6DD" w14:textId="77777777" w:rsidR="00926AFD" w:rsidRDefault="00C74C03">
            <w:pPr>
              <w:numPr>
                <w:ilvl w:val="0"/>
                <w:numId w:val="4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parametrów luminescencji:</w:t>
            </w:r>
          </w:p>
          <w:p w14:paraId="15EDE72D" w14:textId="77777777" w:rsidR="00926AFD" w:rsidRDefault="00C74C03">
            <w:pPr>
              <w:numPr>
                <w:ilvl w:val="1"/>
                <w:numId w:val="45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widma i czasu wygasania farb (DIN 67510-1:2020).</w:t>
            </w:r>
          </w:p>
          <w:p w14:paraId="62CA697C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Wskaźniki produktu:</w:t>
            </w:r>
          </w:p>
          <w:p w14:paraId="0A3DA679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przedsiębiorstw współpracujących z organizacjami badawczymi (część prac będzie wykonywana we współpracy z jedn. badawczą)</w:t>
            </w:r>
            <w:ins w:id="13" w:author="Joanna Kreczko" w:date="2025-05-19T21:34:00Z">
              <w:r>
                <w:rPr>
                  <w:sz w:val="18"/>
                  <w:szCs w:val="18"/>
                </w:rPr>
                <w:t xml:space="preserve"> - 1</w:t>
              </w:r>
            </w:ins>
          </w:p>
          <w:p w14:paraId="7A281D10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wsparciem.</w:t>
            </w:r>
            <w:ins w:id="14" w:author="Joanna Kreczko" w:date="2025-05-19T21:34:00Z">
              <w:r>
                <w:rPr>
                  <w:sz w:val="18"/>
                  <w:szCs w:val="18"/>
                </w:rPr>
                <w:t>- 1</w:t>
              </w:r>
            </w:ins>
          </w:p>
          <w:p w14:paraId="6FEFD5FC" w14:textId="77777777" w:rsidR="00926AFD" w:rsidRDefault="00C74C03">
            <w:pPr>
              <w:numPr>
                <w:ilvl w:val="0"/>
                <w:numId w:val="3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Przedsiębiorstwa objęte wsparciem w formie dotacji. </w:t>
            </w:r>
            <w:ins w:id="15" w:author="Joanna Kreczko" w:date="2025-05-19T21:34:00Z">
              <w:r>
                <w:rPr>
                  <w:sz w:val="18"/>
                  <w:szCs w:val="18"/>
                </w:rPr>
                <w:t xml:space="preserve">-1 </w:t>
              </w:r>
            </w:ins>
          </w:p>
          <w:p w14:paraId="5EF12965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Własne wskaźniki produktu:</w:t>
            </w:r>
          </w:p>
          <w:p w14:paraId="64CDE37A" w14:textId="77777777" w:rsidR="00926AFD" w:rsidRDefault="00C74C03">
            <w:pPr>
              <w:numPr>
                <w:ilvl w:val="0"/>
                <w:numId w:val="28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opracowanych metod modyfikacji powierzchni luminoforów.</w:t>
            </w:r>
            <w:ins w:id="16" w:author="Joanna Kreczko" w:date="2025-05-19T21:34:00Z">
              <w:r>
                <w:rPr>
                  <w:sz w:val="18"/>
                  <w:szCs w:val="18"/>
                </w:rPr>
                <w:t xml:space="preserve"> - 4</w:t>
              </w:r>
            </w:ins>
          </w:p>
          <w:p w14:paraId="499CACB7" w14:textId="77777777" w:rsidR="00926AFD" w:rsidRDefault="00C74C03">
            <w:pPr>
              <w:numPr>
                <w:ilvl w:val="0"/>
                <w:numId w:val="2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modyfikacji z różnymi typami modyfikatorów.</w:t>
            </w:r>
            <w:ins w:id="17" w:author="Joanna Kreczko" w:date="2025-05-19T21:34:00Z">
              <w:r>
                <w:rPr>
                  <w:sz w:val="18"/>
                  <w:szCs w:val="18"/>
                </w:rPr>
                <w:t xml:space="preserve"> - 12</w:t>
              </w:r>
            </w:ins>
          </w:p>
          <w:p w14:paraId="1A9AC9D1" w14:textId="77777777" w:rsidR="00926AFD" w:rsidRDefault="00C74C03">
            <w:pPr>
              <w:numPr>
                <w:ilvl w:val="0"/>
                <w:numId w:val="2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zbadanych kombinacji zmodyfikowany pigment-matryca.</w:t>
            </w:r>
            <w:ins w:id="18" w:author="Joanna Kreczko" w:date="2025-05-19T21:35:00Z">
              <w:r>
                <w:rPr>
                  <w:sz w:val="18"/>
                  <w:szCs w:val="18"/>
                </w:rPr>
                <w:t xml:space="preserve"> 12</w:t>
              </w:r>
            </w:ins>
          </w:p>
          <w:p w14:paraId="3F3D0887" w14:textId="77777777" w:rsidR="00926AFD" w:rsidRDefault="00C74C03">
            <w:pPr>
              <w:numPr>
                <w:ilvl w:val="0"/>
                <w:numId w:val="28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raportów z przeprowadzonych analiz (LD, SEM, PL, pomiary fizykochemiczne).</w:t>
            </w:r>
            <w:ins w:id="19" w:author="Joanna Kreczko" w:date="2025-05-19T21:35:00Z">
              <w:r>
                <w:rPr>
                  <w:sz w:val="18"/>
                  <w:szCs w:val="18"/>
                </w:rPr>
                <w:t xml:space="preserve"> -  4</w:t>
              </w:r>
            </w:ins>
          </w:p>
          <w:p w14:paraId="237D0653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0E686B7B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Realizacja Zadania 2 umożliwi pozyskanie nowej wiedzy na temat:</w:t>
            </w:r>
          </w:p>
          <w:p w14:paraId="56F0128B" w14:textId="77777777" w:rsidR="00926AFD" w:rsidRDefault="00C74C03">
            <w:pPr>
              <w:numPr>
                <w:ilvl w:val="0"/>
                <w:numId w:val="2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Mechanizmów poprawy stabilności i właściwości luminescencyjnych pigmentów dzięki modyfikacji powierzchni.</w:t>
            </w:r>
          </w:p>
          <w:p w14:paraId="53043590" w14:textId="77777777" w:rsidR="00926AFD" w:rsidRDefault="00C74C03">
            <w:pPr>
              <w:numPr>
                <w:ilvl w:val="0"/>
                <w:numId w:val="2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Wpływu różnych typów modyfikatorów na interakcje pigment–matryca.</w:t>
            </w:r>
          </w:p>
          <w:p w14:paraId="6387B1B2" w14:textId="77777777" w:rsidR="00926AFD" w:rsidRDefault="00C74C03">
            <w:pPr>
              <w:numPr>
                <w:ilvl w:val="0"/>
                <w:numId w:val="2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Identyfikacji najbardziej efektywnych metod ochrony luminoforów przed degradacją w środowisku farb.</w:t>
            </w:r>
          </w:p>
          <w:p w14:paraId="67B8F871" w14:textId="77777777" w:rsidR="00926AFD" w:rsidRDefault="00C74C03">
            <w:pPr>
              <w:numPr>
                <w:ilvl w:val="0"/>
                <w:numId w:val="2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Zależności między typem modyfikacji powierzchni a właściwościami reologicznymi i sedymentacyjnymi farb.</w:t>
            </w:r>
          </w:p>
          <w:p w14:paraId="3E1FEDC7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Kompleksowa analiza tych aspektów przyczyni się do opracowania bardziej trwałych i efektywnych pigmentów luminescencyjnych do zastosowań w powłokach, w tym w wymagających środowiskach morskich.</w:t>
            </w:r>
          </w:p>
          <w:p w14:paraId="69F1C641" w14:textId="77777777" w:rsidR="00926AFD" w:rsidRDefault="00926AFD">
            <w:pPr>
              <w:spacing w:before="240" w:after="240"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9915" w14:textId="77777777" w:rsidR="00926AFD" w:rsidRDefault="00C74C03">
            <w:pPr>
              <w:spacing w:line="240" w:lineRule="auto"/>
            </w:pPr>
            <w:r>
              <w:lastRenderedPageBreak/>
              <w:t xml:space="preserve"> </w:t>
            </w:r>
          </w:p>
        </w:tc>
      </w:tr>
      <w:tr w:rsidR="00926AFD" w14:paraId="52F16D02" w14:textId="77777777">
        <w:trPr>
          <w:trHeight w:val="1305"/>
        </w:trPr>
        <w:tc>
          <w:tcPr>
            <w:tcW w:w="370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7584F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38BFE" w14:textId="77777777" w:rsidR="00926AFD" w:rsidRDefault="00C74C03">
            <w:pPr>
              <w:spacing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 3 - Analiza wpływu składu matrycy na mechanizmy wygaszania emisji i trwałość cykliczną</w:t>
            </w:r>
          </w:p>
          <w:p w14:paraId="5C0E5914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zadania</w:t>
            </w:r>
          </w:p>
          <w:p w14:paraId="2D7C2AE2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Zadanie 3 koncentruje się na kompleksowej analizie wpływu składu matrycy farby na mechanizmy wygaszania emisji oraz trwałość cykliczną pigmentów luminescencyjnych zmodyfikowanych w Zadaniu 2 i Zadaniu 1. Celem jest zrozumienie interakcji pomiędzy komponentami matrycy (żywice, rozpuszczalniki, dodatki) a pigmentem oraz opracowanie </w:t>
            </w:r>
            <w:proofErr w:type="spellStart"/>
            <w:r>
              <w:rPr>
                <w:sz w:val="18"/>
                <w:szCs w:val="18"/>
              </w:rPr>
              <w:t>formulacji</w:t>
            </w:r>
            <w:proofErr w:type="spellEnd"/>
            <w:r>
              <w:rPr>
                <w:sz w:val="18"/>
                <w:szCs w:val="18"/>
              </w:rPr>
              <w:t xml:space="preserve"> zapewniających długotrwałą i stabilną emisję światła w wymagających warunkach eksploatacyjnych. Badania będą prowadzone na trzech typach matryc z wykorzystaniem dwóch typów zmodyfikowanych luminoforów. Prace w zadaniu będą przebiegać w następujących etapach:</w:t>
            </w:r>
          </w:p>
          <w:p w14:paraId="0F85F90B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wpływu składu matrycy na emisję i trwałość cykliczną:</w:t>
            </w:r>
          </w:p>
          <w:p w14:paraId="21AFE5C7" w14:textId="77777777" w:rsidR="00926AFD" w:rsidRDefault="00C74C03">
            <w:pPr>
              <w:numPr>
                <w:ilvl w:val="0"/>
                <w:numId w:val="9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Przygotowanie farb luminescencyjnych:</w:t>
            </w:r>
          </w:p>
          <w:p w14:paraId="740EC168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Zostaną przygotowane farby na bazie trzech typów matryc:</w:t>
            </w:r>
          </w:p>
          <w:p w14:paraId="751EA2DF" w14:textId="77777777" w:rsidR="00926AFD" w:rsidRDefault="00C74C03">
            <w:pPr>
              <w:numPr>
                <w:ilvl w:val="2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(I) Wodnej (kopolimery </w:t>
            </w:r>
            <w:proofErr w:type="spellStart"/>
            <w:r>
              <w:rPr>
                <w:sz w:val="18"/>
                <w:szCs w:val="18"/>
              </w:rPr>
              <w:t>styrenowo-akrylowe</w:t>
            </w:r>
            <w:proofErr w:type="spellEnd"/>
            <w:r>
              <w:rPr>
                <w:sz w:val="18"/>
                <w:szCs w:val="18"/>
              </w:rPr>
              <w:t>).</w:t>
            </w:r>
          </w:p>
          <w:p w14:paraId="335B3B06" w14:textId="77777777" w:rsidR="00926AFD" w:rsidRDefault="00C74C03">
            <w:pPr>
              <w:numPr>
                <w:ilvl w:val="2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(II) Rozpuszczalnikowej (żywice </w:t>
            </w:r>
            <w:proofErr w:type="spellStart"/>
            <w:r>
              <w:rPr>
                <w:sz w:val="18"/>
                <w:szCs w:val="18"/>
              </w:rPr>
              <w:t>alkidowe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wysokosuche</w:t>
            </w:r>
            <w:proofErr w:type="spellEnd"/>
            <w:r>
              <w:rPr>
                <w:sz w:val="18"/>
                <w:szCs w:val="18"/>
              </w:rPr>
              <w:t>).</w:t>
            </w:r>
          </w:p>
          <w:p w14:paraId="4DF43251" w14:textId="77777777" w:rsidR="00926AFD" w:rsidRDefault="00C74C03">
            <w:pPr>
              <w:numPr>
                <w:ilvl w:val="2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(III) Żywicznej (żywice poliuretanowe).</w:t>
            </w:r>
          </w:p>
          <w:p w14:paraId="2C3B1ECD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 każdej matrycy zostaną dodane dwa typy luminoforów (A i B) zmodyfikowanych w Zadaniu 2.</w:t>
            </w:r>
          </w:p>
          <w:p w14:paraId="73195BFC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Zbadany zostanie również wpływ dodatków </w:t>
            </w:r>
            <w:r>
              <w:rPr>
                <w:sz w:val="18"/>
                <w:szCs w:val="18"/>
              </w:rPr>
              <w:lastRenderedPageBreak/>
              <w:t>funkcjonalnych (</w:t>
            </w:r>
            <w:proofErr w:type="spellStart"/>
            <w:r>
              <w:rPr>
                <w:sz w:val="18"/>
                <w:szCs w:val="18"/>
              </w:rPr>
              <w:t>mikrokulki</w:t>
            </w:r>
            <w:proofErr w:type="spellEnd"/>
            <w:r>
              <w:rPr>
                <w:sz w:val="18"/>
                <w:szCs w:val="18"/>
              </w:rPr>
              <w:t>, dodatkowe pigmenty, inne).</w:t>
            </w:r>
          </w:p>
          <w:p w14:paraId="2EEAD79F" w14:textId="77777777" w:rsidR="00926AFD" w:rsidRDefault="00C74C03">
            <w:pPr>
              <w:numPr>
                <w:ilvl w:val="0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Analiza reologii </w:t>
            </w:r>
            <w:proofErr w:type="spellStart"/>
            <w:r>
              <w:rPr>
                <w:b/>
                <w:sz w:val="18"/>
                <w:szCs w:val="18"/>
              </w:rPr>
              <w:t>formulacji</w:t>
            </w:r>
            <w:proofErr w:type="spellEnd"/>
            <w:r>
              <w:rPr>
                <w:b/>
                <w:sz w:val="18"/>
                <w:szCs w:val="18"/>
              </w:rPr>
              <w:t>:</w:t>
            </w:r>
          </w:p>
          <w:p w14:paraId="025EB905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lepkości i stabilności przygotowanych farb z różnymi kombinacjami pigmentów i dodatków.</w:t>
            </w:r>
          </w:p>
          <w:p w14:paraId="06ECA885" w14:textId="77777777" w:rsidR="00926AFD" w:rsidRDefault="00C74C03">
            <w:pPr>
              <w:numPr>
                <w:ilvl w:val="0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parametrów luminescencji:</w:t>
            </w:r>
          </w:p>
          <w:p w14:paraId="4009B688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widma i czasu wygasania farb zgodnie z normą DIN 67510-1:2020.</w:t>
            </w:r>
          </w:p>
          <w:p w14:paraId="4FAC636D" w14:textId="77777777" w:rsidR="00926AFD" w:rsidRDefault="00C74C03">
            <w:pPr>
              <w:numPr>
                <w:ilvl w:val="1"/>
                <w:numId w:val="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Cykliczne testy UV/ciemność w celu oceny trwałości emisji w czasie.</w:t>
            </w:r>
          </w:p>
          <w:p w14:paraId="236F29F6" w14:textId="77777777" w:rsidR="00926AFD" w:rsidRDefault="00C74C03">
            <w:pPr>
              <w:numPr>
                <w:ilvl w:val="1"/>
                <w:numId w:val="9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 koloru emitowanego światła (kolorymetria CIE 1931).</w:t>
            </w:r>
          </w:p>
          <w:p w14:paraId="7AA98247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oddziaływań pigment–matryca:</w:t>
            </w:r>
          </w:p>
          <w:p w14:paraId="53F7DBAC" w14:textId="77777777" w:rsidR="00926AFD" w:rsidRDefault="00C74C03">
            <w:pPr>
              <w:numPr>
                <w:ilvl w:val="0"/>
                <w:numId w:val="47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Wpływ charakterystyki żywic i utwardzaczy:</w:t>
            </w:r>
          </w:p>
          <w:p w14:paraId="66B33551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Analiza struktury chemicznej (TGA).</w:t>
            </w:r>
          </w:p>
          <w:p w14:paraId="04114A7B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Badanie reaktywności, temperatury zeszklenia i stabilności termicznej (DSC, FTIR).</w:t>
            </w:r>
          </w:p>
          <w:p w14:paraId="2663134C" w14:textId="77777777" w:rsidR="00926AFD" w:rsidRDefault="00C74C03">
            <w:pPr>
              <w:numPr>
                <w:ilvl w:val="0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Wpływ rozpuszczalników i dodatków pomocniczych:</w:t>
            </w:r>
          </w:p>
          <w:p w14:paraId="41E81071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wpływu na lepkość (ISO 3219, ISO 2431, PN-C-81534-06).</w:t>
            </w:r>
          </w:p>
          <w:p w14:paraId="7ECBA3FA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 rozlewności (PN-EN ISO 9117-5).</w:t>
            </w:r>
          </w:p>
          <w:p w14:paraId="655EA15C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 szybkości odparowywania (PN-C-81535:2002).</w:t>
            </w:r>
          </w:p>
          <w:p w14:paraId="7A6123DB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Badanie oddziaływań pigment–matryca (ISO 8780-5).</w:t>
            </w:r>
          </w:p>
          <w:p w14:paraId="7BA975CD" w14:textId="77777777" w:rsidR="00926AFD" w:rsidRDefault="00C74C03">
            <w:pPr>
              <w:numPr>
                <w:ilvl w:val="0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Wpływ temperatury zeszklenia matrycy na emisję światła:</w:t>
            </w:r>
          </w:p>
          <w:p w14:paraId="2F193362" w14:textId="77777777" w:rsidR="00926AFD" w:rsidRDefault="00C74C03">
            <w:pPr>
              <w:numPr>
                <w:ilvl w:val="1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 emisji w funkcji temperatury zeszklenia (DSC).</w:t>
            </w:r>
          </w:p>
          <w:p w14:paraId="74D4FE74" w14:textId="77777777" w:rsidR="00926AFD" w:rsidRDefault="00C74C03">
            <w:pPr>
              <w:numPr>
                <w:ilvl w:val="0"/>
                <w:numId w:val="4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wygaszania emisji w czasie:</w:t>
            </w:r>
          </w:p>
          <w:p w14:paraId="2A32AFC3" w14:textId="77777777" w:rsidR="00926AFD" w:rsidRDefault="00C74C03">
            <w:pPr>
              <w:numPr>
                <w:ilvl w:val="1"/>
                <w:numId w:val="47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Szczegółowe badania mechanizmów wygaszania emisji w zależności od składu matrycy.</w:t>
            </w:r>
          </w:p>
          <w:p w14:paraId="758D9CFC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i wnioski:</w:t>
            </w:r>
          </w:p>
          <w:p w14:paraId="54CC64E2" w14:textId="77777777" w:rsidR="00926AFD" w:rsidRDefault="00C74C03">
            <w:pPr>
              <w:numPr>
                <w:ilvl w:val="0"/>
                <w:numId w:val="27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wpływu rodzaju matrycy i jej składników na intensywność i czas świecenia pigmentów.</w:t>
            </w:r>
          </w:p>
          <w:p w14:paraId="40471D53" w14:textId="77777777" w:rsidR="00926AFD" w:rsidRDefault="00C74C03">
            <w:pPr>
              <w:numPr>
                <w:ilvl w:val="0"/>
                <w:numId w:val="2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Ocena stabilności cyklicznej luminescencji w różnych </w:t>
            </w:r>
            <w:proofErr w:type="spellStart"/>
            <w:r>
              <w:rPr>
                <w:sz w:val="18"/>
                <w:szCs w:val="18"/>
              </w:rPr>
              <w:t>formulacjach</w:t>
            </w:r>
            <w:proofErr w:type="spellEnd"/>
            <w:r>
              <w:rPr>
                <w:sz w:val="18"/>
                <w:szCs w:val="18"/>
              </w:rPr>
              <w:t xml:space="preserve"> farb.</w:t>
            </w:r>
          </w:p>
          <w:p w14:paraId="033CD039" w14:textId="77777777" w:rsidR="00926AFD" w:rsidRDefault="00C74C03">
            <w:pPr>
              <w:numPr>
                <w:ilvl w:val="0"/>
                <w:numId w:val="2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Identyfikacja mechanizmów wygaszania emisji zachodzących w zależności od interakcji pigment–matryca.</w:t>
            </w:r>
          </w:p>
          <w:p w14:paraId="4F0CD0BB" w14:textId="77777777" w:rsidR="00926AFD" w:rsidRDefault="00C74C03">
            <w:pPr>
              <w:numPr>
                <w:ilvl w:val="0"/>
                <w:numId w:val="27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Sformułowanie wniosków dotyczących optymalnego doboru składu matrycy w celu zapewnienia trwałych i efektywnych właściwości luminescencyjnych farb.</w:t>
            </w:r>
          </w:p>
          <w:p w14:paraId="39B06E5A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W ramach Zadania 3 planuje się zastosowanie następującej metodologii badawczej:</w:t>
            </w:r>
          </w:p>
          <w:p w14:paraId="40864A10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3.1 – Wpływ składu matrycy na emisję i trwałość cykliczną</w:t>
            </w:r>
          </w:p>
          <w:p w14:paraId="7AD419B5" w14:textId="77777777" w:rsidR="00926AFD" w:rsidRDefault="00C74C03">
            <w:pPr>
              <w:numPr>
                <w:ilvl w:val="0"/>
                <w:numId w:val="2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Przygotowanie serii farb:</w:t>
            </w:r>
          </w:p>
          <w:p w14:paraId="35EB230D" w14:textId="77777777" w:rsidR="00926AFD" w:rsidRDefault="00C74C03">
            <w:pPr>
              <w:numPr>
                <w:ilvl w:val="1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Systematyczne mieszanie zmodyfikowanych luminoforów z różnymi typami matryc i dodatkami.</w:t>
            </w:r>
          </w:p>
          <w:p w14:paraId="18AC6B96" w14:textId="77777777" w:rsidR="00926AFD" w:rsidRDefault="00C74C03">
            <w:pPr>
              <w:numPr>
                <w:ilvl w:val="0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reologiczne:</w:t>
            </w:r>
          </w:p>
          <w:p w14:paraId="29A8265F" w14:textId="77777777" w:rsidR="00926AFD" w:rsidRDefault="00C74C03">
            <w:pPr>
              <w:numPr>
                <w:ilvl w:val="1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Charakterystyka lepkości i stabilności </w:t>
            </w:r>
            <w:proofErr w:type="spellStart"/>
            <w:r>
              <w:rPr>
                <w:sz w:val="18"/>
                <w:szCs w:val="18"/>
              </w:rPr>
              <w:t>formulacji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32D4CBED" w14:textId="77777777" w:rsidR="00926AFD" w:rsidRDefault="00C74C03">
            <w:pPr>
              <w:numPr>
                <w:ilvl w:val="0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Spektroskopia luminescencyjna:</w:t>
            </w:r>
          </w:p>
          <w:p w14:paraId="28A00C87" w14:textId="77777777" w:rsidR="00926AFD" w:rsidRDefault="00C74C03">
            <w:pPr>
              <w:numPr>
                <w:ilvl w:val="1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Pomiary widma emisji i czasu wygasania dla różnych kombinacji.</w:t>
            </w:r>
          </w:p>
          <w:p w14:paraId="1F0D712F" w14:textId="77777777" w:rsidR="00926AFD" w:rsidRDefault="00C74C03">
            <w:pPr>
              <w:numPr>
                <w:ilvl w:val="0"/>
                <w:numId w:val="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Testy cykliczne:</w:t>
            </w:r>
          </w:p>
          <w:p w14:paraId="61BBDF41" w14:textId="77777777" w:rsidR="00926AFD" w:rsidRDefault="00C74C03">
            <w:pPr>
              <w:numPr>
                <w:ilvl w:val="1"/>
                <w:numId w:val="2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zmian parametrów luminescencji po wielokrotnych cyklach wzbudzenia i ekspozycji na czynniki zewnętrzne.</w:t>
            </w:r>
          </w:p>
          <w:p w14:paraId="7F70AFE1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3.2 – Analiza oddziaływań pigment–matryca</w:t>
            </w:r>
          </w:p>
          <w:p w14:paraId="211840D4" w14:textId="77777777" w:rsidR="00926AFD" w:rsidRDefault="00C74C03">
            <w:pPr>
              <w:numPr>
                <w:ilvl w:val="0"/>
                <w:numId w:val="22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materiałów:</w:t>
            </w:r>
          </w:p>
          <w:p w14:paraId="3A7BC2AF" w14:textId="77777777" w:rsidR="00926AFD" w:rsidRDefault="00C74C03">
            <w:pPr>
              <w:numPr>
                <w:ilvl w:val="1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Analiza termiczna (TGA, DSC) i spektroskopowa (FTIR) komponentów matrycy.</w:t>
            </w:r>
          </w:p>
          <w:p w14:paraId="38E879DC" w14:textId="77777777" w:rsidR="00926AFD" w:rsidRDefault="00C74C03">
            <w:pPr>
              <w:numPr>
                <w:ilvl w:val="0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fizykochemiczne mieszanin:</w:t>
            </w:r>
          </w:p>
          <w:p w14:paraId="4997AEEF" w14:textId="77777777" w:rsidR="00926AFD" w:rsidRDefault="00C74C03">
            <w:pPr>
              <w:numPr>
                <w:ilvl w:val="1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lepkości, rozlewności i szybkości odparowywania.</w:t>
            </w:r>
          </w:p>
          <w:p w14:paraId="5B1EE1A3" w14:textId="77777777" w:rsidR="00926AFD" w:rsidRDefault="00C74C03">
            <w:pPr>
              <w:numPr>
                <w:ilvl w:val="0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Badania interakcji:</w:t>
            </w:r>
          </w:p>
          <w:p w14:paraId="4AC309C0" w14:textId="77777777" w:rsidR="00926AFD" w:rsidRDefault="00C74C03">
            <w:pPr>
              <w:numPr>
                <w:ilvl w:val="1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Zastosowanie technik analitycznych do zbadania oddziaływań na granicy faz pigment–matryca.</w:t>
            </w:r>
          </w:p>
          <w:p w14:paraId="3759D4EE" w14:textId="77777777" w:rsidR="00926AFD" w:rsidRDefault="00C74C03">
            <w:pPr>
              <w:numPr>
                <w:ilvl w:val="0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luminescencji w kontrolowanych warunkach:</w:t>
            </w:r>
          </w:p>
          <w:p w14:paraId="0C4A818F" w14:textId="77777777" w:rsidR="00926AFD" w:rsidRDefault="00C74C03">
            <w:pPr>
              <w:numPr>
                <w:ilvl w:val="1"/>
                <w:numId w:val="2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Badanie wpływu temperatury zeszklenia na emisję.</w:t>
            </w:r>
          </w:p>
          <w:p w14:paraId="21590F49" w14:textId="77777777" w:rsidR="00926AFD" w:rsidRDefault="00C74C03">
            <w:pPr>
              <w:numPr>
                <w:ilvl w:val="1"/>
                <w:numId w:val="22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Monitorowanie zmian parametrów luminescencji w czasie ekspozycji na różne czynniki.</w:t>
            </w:r>
          </w:p>
          <w:p w14:paraId="70AC302B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Wskaźniki produktu:</w:t>
            </w:r>
          </w:p>
          <w:p w14:paraId="18C0DADC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przedsiębiorstw współpracujących z organizacjami badawczymi (część prac będzie wykonywana we współpracy z jedn. badawczą)</w:t>
            </w:r>
            <w:ins w:id="20" w:author="Joanna Kreczko" w:date="2025-05-19T21:35:00Z">
              <w:r>
                <w:rPr>
                  <w:sz w:val="18"/>
                  <w:szCs w:val="18"/>
                </w:rPr>
                <w:t xml:space="preserve"> -1 </w:t>
              </w:r>
            </w:ins>
          </w:p>
          <w:p w14:paraId="3998D981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wsparciem.</w:t>
            </w:r>
            <w:ins w:id="21" w:author="Joanna Kreczko" w:date="2025-05-19T21:35:00Z">
              <w:r>
                <w:rPr>
                  <w:sz w:val="18"/>
                  <w:szCs w:val="18"/>
                </w:rPr>
                <w:t>- 1</w:t>
              </w:r>
            </w:ins>
          </w:p>
          <w:p w14:paraId="37DCEA74" w14:textId="77777777" w:rsidR="00926AFD" w:rsidRDefault="00C74C03">
            <w:pPr>
              <w:numPr>
                <w:ilvl w:val="0"/>
                <w:numId w:val="3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Przedsiębiorstwa objęte wsparciem w formie dotacji. </w:t>
            </w:r>
            <w:ins w:id="22" w:author="Joanna Kreczko" w:date="2025-05-19T21:36:00Z">
              <w:r>
                <w:rPr>
                  <w:sz w:val="18"/>
                  <w:szCs w:val="18"/>
                </w:rPr>
                <w:t>- 1</w:t>
              </w:r>
            </w:ins>
          </w:p>
          <w:p w14:paraId="311B2DA6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7AB2F40C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Własne wskaźniki produktu:</w:t>
            </w:r>
          </w:p>
          <w:p w14:paraId="3E4959C9" w14:textId="77777777" w:rsidR="00926AFD" w:rsidRDefault="00C74C03">
            <w:pPr>
              <w:numPr>
                <w:ilvl w:val="0"/>
                <w:numId w:val="18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Liczba przebadanych </w:t>
            </w:r>
            <w:proofErr w:type="spellStart"/>
            <w:r>
              <w:rPr>
                <w:sz w:val="18"/>
                <w:szCs w:val="18"/>
              </w:rPr>
              <w:t>formulacji</w:t>
            </w:r>
            <w:proofErr w:type="spellEnd"/>
            <w:r>
              <w:rPr>
                <w:sz w:val="18"/>
                <w:szCs w:val="18"/>
              </w:rPr>
              <w:t xml:space="preserve"> farb o różnym składzie matrycy.</w:t>
            </w:r>
            <w:ins w:id="23" w:author="Joanna Kreczko" w:date="2025-05-19T21:36:00Z">
              <w:r>
                <w:rPr>
                  <w:sz w:val="18"/>
                  <w:szCs w:val="18"/>
                </w:rPr>
                <w:t xml:space="preserve"> - 12</w:t>
              </w:r>
            </w:ins>
          </w:p>
          <w:p w14:paraId="1F063D60" w14:textId="77777777" w:rsidR="00926AFD" w:rsidRDefault="00C74C03">
            <w:pPr>
              <w:numPr>
                <w:ilvl w:val="0"/>
                <w:numId w:val="1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Liczba przeprowadzonych analiz reologicznych i fizykochemicznych.</w:t>
            </w:r>
            <w:ins w:id="24" w:author="Joanna Kreczko" w:date="2025-05-19T21:36:00Z">
              <w:r>
                <w:rPr>
                  <w:sz w:val="18"/>
                  <w:szCs w:val="18"/>
                </w:rPr>
                <w:t xml:space="preserve"> 12</w:t>
              </w:r>
            </w:ins>
          </w:p>
          <w:p w14:paraId="4D6D5F0B" w14:textId="77777777" w:rsidR="00926AFD" w:rsidRDefault="00C74C03">
            <w:pPr>
              <w:numPr>
                <w:ilvl w:val="0"/>
                <w:numId w:val="1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testów trwałości cyklicznej.</w:t>
            </w:r>
            <w:ins w:id="25" w:author="Joanna Kreczko" w:date="2025-05-19T21:36:00Z">
              <w:r>
                <w:rPr>
                  <w:sz w:val="18"/>
                  <w:szCs w:val="18"/>
                </w:rPr>
                <w:t xml:space="preserve"> - 12</w:t>
              </w:r>
            </w:ins>
          </w:p>
          <w:p w14:paraId="77E41AA9" w14:textId="77777777" w:rsidR="00926AFD" w:rsidRDefault="00C74C03">
            <w:pPr>
              <w:numPr>
                <w:ilvl w:val="0"/>
                <w:numId w:val="18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raportów z analiz wpływu składu matrycy na właściwości luminescencyjne.</w:t>
            </w:r>
            <w:ins w:id="26" w:author="Joanna Kreczko" w:date="2025-05-19T21:37:00Z">
              <w:r>
                <w:rPr>
                  <w:sz w:val="18"/>
                  <w:szCs w:val="18"/>
                </w:rPr>
                <w:t>- 12</w:t>
              </w:r>
            </w:ins>
          </w:p>
          <w:p w14:paraId="04DFB44B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Własne wskaźniki rezultatu:</w:t>
            </w:r>
          </w:p>
          <w:p w14:paraId="15144E22" w14:textId="77777777" w:rsidR="00926AFD" w:rsidRDefault="00C74C03">
            <w:pPr>
              <w:numPr>
                <w:ilvl w:val="0"/>
                <w:numId w:val="49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Określone optymalne składy matryc dla zapewnienia długotrwałej emisji.</w:t>
            </w:r>
          </w:p>
          <w:p w14:paraId="47061A42" w14:textId="77777777" w:rsidR="00926AFD" w:rsidRDefault="00C74C03">
            <w:pPr>
              <w:numPr>
                <w:ilvl w:val="0"/>
                <w:numId w:val="4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Zidentyfikowane mechanizmy wygaszania emisji w zależności od składu matrycy.</w:t>
            </w:r>
          </w:p>
          <w:p w14:paraId="502A40C0" w14:textId="77777777" w:rsidR="00926AFD" w:rsidRDefault="00C74C03">
            <w:pPr>
              <w:numPr>
                <w:ilvl w:val="0"/>
                <w:numId w:val="4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Określony wpływ dodatków funkcjonalnych na właściwości luminescencyjne i trwałość.</w:t>
            </w:r>
          </w:p>
          <w:p w14:paraId="0002D960" w14:textId="77777777" w:rsidR="00926AFD" w:rsidRDefault="00C74C03">
            <w:pPr>
              <w:numPr>
                <w:ilvl w:val="0"/>
                <w:numId w:val="49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Opracowane wytyczne dotyczące doboru składników matrycy dla farb luminescencyjnych o podwyższonej trwałości.</w:t>
            </w:r>
          </w:p>
          <w:p w14:paraId="0859E044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Realizacja Zadania 3 umożliwi pozyskanie nowej wiedzy na temat:</w:t>
            </w:r>
          </w:p>
          <w:p w14:paraId="7AFD4081" w14:textId="77777777" w:rsidR="00926AFD" w:rsidRDefault="00C74C03">
            <w:pPr>
              <w:numPr>
                <w:ilvl w:val="0"/>
                <w:numId w:val="1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Specyficznych interakcji chemicznych i fizycznych między pigmentami a składnikami matryc farb.</w:t>
            </w:r>
          </w:p>
          <w:p w14:paraId="60A09E8D" w14:textId="77777777" w:rsidR="00926AFD" w:rsidRDefault="00C74C03">
            <w:pPr>
              <w:numPr>
                <w:ilvl w:val="0"/>
                <w:numId w:val="1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Mechanizmów prowadzących do wygaszania emisji w różnych środowiskach chemicznych.</w:t>
            </w:r>
          </w:p>
          <w:p w14:paraId="0CEF7A8A" w14:textId="77777777" w:rsidR="00926AFD" w:rsidRDefault="00C74C03">
            <w:pPr>
              <w:numPr>
                <w:ilvl w:val="0"/>
                <w:numId w:val="1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Wpływu właściwości fizycznych matrycy (np. lepkości, temperatury zeszklenia) na parametry luminescencji.</w:t>
            </w:r>
          </w:p>
          <w:p w14:paraId="5A3CC883" w14:textId="77777777" w:rsidR="00926AFD" w:rsidRDefault="00C74C03">
            <w:pPr>
              <w:numPr>
                <w:ilvl w:val="0"/>
                <w:numId w:val="1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Możliwości wykorzystania dodatków funkcjonalnych do stabilizacji i wzmocnienia efektu luminescencji.</w:t>
            </w:r>
          </w:p>
          <w:p w14:paraId="68E53542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Wyniki tego zadania będą kluczowe dla projektowania składu farb luminescencyjnych o optymalnych właściwościach użytkowych i trwałości w wymagających aplikacjach, w tym w środowisku morskim. Zrozumienie mechanizmów wygaszania emisji w zależności od matrycy farby pozwoli na opracowanie produktów o długotrwałej stabilności świetlnej, niezbędnych do zastosowań przemysłowych i morskich</w:t>
            </w:r>
          </w:p>
          <w:p w14:paraId="3C3925DB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E0637" w14:textId="77777777" w:rsidR="00926AFD" w:rsidRDefault="00C74C03">
            <w:pPr>
              <w:spacing w:line="240" w:lineRule="auto"/>
            </w:pPr>
            <w:r>
              <w:rPr>
                <w:i/>
                <w:sz w:val="18"/>
                <w:szCs w:val="18"/>
              </w:rPr>
              <w:lastRenderedPageBreak/>
              <w:t>01.10.2026 - 31.03.2027</w:t>
            </w:r>
          </w:p>
        </w:tc>
      </w:tr>
      <w:tr w:rsidR="00926AFD" w14:paraId="5BD61F2E" w14:textId="77777777">
        <w:trPr>
          <w:trHeight w:val="460"/>
        </w:trPr>
        <w:tc>
          <w:tcPr>
            <w:tcW w:w="370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B77A" w14:textId="77777777" w:rsidR="00926AFD" w:rsidRDefault="00C74C0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Eksperymentalne prace rozwojowe</w:t>
            </w: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7D51" w14:textId="77777777" w:rsidR="00926AFD" w:rsidRDefault="00C74C03">
            <w:pPr>
              <w:spacing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 4 - Opracowanie innowacyjnych receptur farb luminescencyjnych o podwyższonej trwałości i ulepszonych parametrach luminescencji oraz optymalizacja procesu aplikacji farby</w:t>
            </w:r>
          </w:p>
          <w:p w14:paraId="70FA5687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zadania</w:t>
            </w:r>
          </w:p>
          <w:p w14:paraId="4ED66B88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Zadanie 4 koncentruje się na opracowaniu końcowych receptur farb luminescencyjnych o podwyższonej trwałości i ulepszonych parametrach luminescencji, bazujących na wynikach Zadań 1-3, oraz na optymalizacji technologii ich nanoszenia w warunkach zbliżonych do rzeczywistych. Celem jest przygotowanie testowych receptur farb, ocena ich właściwości fizykochemicznych i aplikacyjnych przy użyciu różnych technik </w:t>
            </w:r>
            <w:r>
              <w:rPr>
                <w:sz w:val="18"/>
                <w:szCs w:val="18"/>
              </w:rPr>
              <w:lastRenderedPageBreak/>
              <w:t>nanoszenia, a także zbadanie właściwości uzyskanych powłok na różnych podłożach. Prace w zadaniu będą przebiegać w następujących etapach:</w:t>
            </w:r>
          </w:p>
          <w:p w14:paraId="12E82F3A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Charakterystyka właściwości fizykochemicznych opracowanych receptur farb:</w:t>
            </w:r>
          </w:p>
          <w:p w14:paraId="70689058" w14:textId="77777777" w:rsidR="00926AFD" w:rsidRDefault="00C74C03">
            <w:pPr>
              <w:numPr>
                <w:ilvl w:val="0"/>
                <w:numId w:val="35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Przygotowanie wybranych </w:t>
            </w:r>
            <w:proofErr w:type="spellStart"/>
            <w:r>
              <w:rPr>
                <w:b/>
                <w:sz w:val="18"/>
                <w:szCs w:val="18"/>
              </w:rPr>
              <w:t>formulacji</w:t>
            </w:r>
            <w:proofErr w:type="spellEnd"/>
            <w:r>
              <w:rPr>
                <w:b/>
                <w:sz w:val="18"/>
                <w:szCs w:val="18"/>
              </w:rPr>
              <w:t xml:space="preserve"> farb</w:t>
            </w:r>
            <w:r>
              <w:rPr>
                <w:sz w:val="18"/>
                <w:szCs w:val="18"/>
              </w:rPr>
              <w:t xml:space="preserve"> na podstawie wyników poprzednich zadań.</w:t>
            </w:r>
          </w:p>
          <w:p w14:paraId="76767CB9" w14:textId="77777777" w:rsidR="00926AFD" w:rsidRPr="00C74C03" w:rsidRDefault="00C74C03">
            <w:pPr>
              <w:numPr>
                <w:ilvl w:val="0"/>
                <w:numId w:val="35"/>
              </w:numPr>
              <w:spacing w:line="240" w:lineRule="auto"/>
              <w:rPr>
                <w:sz w:val="18"/>
                <w:szCs w:val="18"/>
                <w:lang w:val="en-US"/>
              </w:rPr>
            </w:pPr>
            <w:r w:rsidRPr="00C74C03">
              <w:rPr>
                <w:b/>
                <w:sz w:val="18"/>
                <w:szCs w:val="18"/>
                <w:lang w:val="en-US"/>
              </w:rPr>
              <w:t xml:space="preserve">Test </w:t>
            </w:r>
            <w:proofErr w:type="spellStart"/>
            <w:r w:rsidRPr="00C74C03">
              <w:rPr>
                <w:b/>
                <w:sz w:val="18"/>
                <w:szCs w:val="18"/>
                <w:lang w:val="en-US"/>
              </w:rPr>
              <w:t>sedymentacji</w:t>
            </w:r>
            <w:proofErr w:type="spellEnd"/>
            <w:r w:rsidRPr="00C74C03">
              <w:rPr>
                <w:sz w:val="18"/>
                <w:szCs w:val="18"/>
                <w:lang w:val="en-US"/>
              </w:rPr>
              <w:t xml:space="preserve"> (ASTM D869 / ASTM D7142).</w:t>
            </w:r>
          </w:p>
          <w:p w14:paraId="3A9BAFAE" w14:textId="77777777" w:rsidR="00926AFD" w:rsidRDefault="00C74C03">
            <w:pPr>
              <w:numPr>
                <w:ilvl w:val="0"/>
                <w:numId w:val="3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lepkości i gęstości</w:t>
            </w:r>
            <w:r>
              <w:rPr>
                <w:sz w:val="18"/>
                <w:szCs w:val="18"/>
              </w:rPr>
              <w:t xml:space="preserve"> (ISO 2431, ISO 2811).</w:t>
            </w:r>
          </w:p>
          <w:p w14:paraId="01AF8466" w14:textId="77777777" w:rsidR="00926AFD" w:rsidRDefault="00C74C03">
            <w:pPr>
              <w:numPr>
                <w:ilvl w:val="0"/>
                <w:numId w:val="3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Określenie czasu żelowania</w:t>
            </w:r>
            <w:r>
              <w:rPr>
                <w:sz w:val="18"/>
                <w:szCs w:val="18"/>
              </w:rPr>
              <w:t xml:space="preserve"> (DSC, metodyka własna).</w:t>
            </w:r>
          </w:p>
          <w:p w14:paraId="4576FCE5" w14:textId="77777777" w:rsidR="00926AFD" w:rsidRDefault="00C74C03">
            <w:pPr>
              <w:numPr>
                <w:ilvl w:val="0"/>
                <w:numId w:val="3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Określenie zawartości substancji nielotnych</w:t>
            </w:r>
            <w:r>
              <w:rPr>
                <w:sz w:val="18"/>
                <w:szCs w:val="18"/>
              </w:rPr>
              <w:t xml:space="preserve"> (ISO 3251 / ASTM D2369).</w:t>
            </w:r>
          </w:p>
          <w:p w14:paraId="00D0ADBF" w14:textId="77777777" w:rsidR="00926AFD" w:rsidRDefault="00C74C03">
            <w:pPr>
              <w:numPr>
                <w:ilvl w:val="0"/>
                <w:numId w:val="3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 barwy</w:t>
            </w:r>
            <w:r>
              <w:rPr>
                <w:sz w:val="18"/>
                <w:szCs w:val="18"/>
              </w:rPr>
              <w:t xml:space="preserve"> (ISO 7724 / ASTM D2244).</w:t>
            </w:r>
          </w:p>
          <w:p w14:paraId="60A6269E" w14:textId="77777777" w:rsidR="00926AFD" w:rsidRDefault="00C74C03">
            <w:pPr>
              <w:numPr>
                <w:ilvl w:val="0"/>
                <w:numId w:val="35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Ocena stabilności magazynowej</w:t>
            </w:r>
            <w:r>
              <w:rPr>
                <w:sz w:val="18"/>
                <w:szCs w:val="18"/>
              </w:rPr>
              <w:t xml:space="preserve"> (ASTM D1849 / ISO 3248).</w:t>
            </w:r>
          </w:p>
          <w:p w14:paraId="61245802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Optymalizacja aplikacji farby na różnych podłożach:</w:t>
            </w:r>
          </w:p>
          <w:p w14:paraId="4A513D83" w14:textId="77777777" w:rsidR="00926AFD" w:rsidRDefault="00C74C03">
            <w:pPr>
              <w:numPr>
                <w:ilvl w:val="0"/>
                <w:numId w:val="26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Opracowanie procedury nanoszenia farb</w:t>
            </w:r>
            <w:r>
              <w:rPr>
                <w:sz w:val="18"/>
                <w:szCs w:val="18"/>
              </w:rPr>
              <w:t xml:space="preserve"> z uwzględnieniem metody aplikacji i liczby warstw na różnych typach podłoży (beton, stal, tworzywa sztuczne).</w:t>
            </w:r>
          </w:p>
          <w:p w14:paraId="29B19CF0" w14:textId="77777777" w:rsidR="00926AFD" w:rsidRDefault="00C74C03">
            <w:pPr>
              <w:numPr>
                <w:ilvl w:val="0"/>
                <w:numId w:val="2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Zastosowanie różnych metod aplikacji:</w:t>
            </w:r>
            <w:r>
              <w:rPr>
                <w:sz w:val="18"/>
                <w:szCs w:val="18"/>
              </w:rPr>
              <w:t xml:space="preserve"> pędzel, pistolet pneumatyczny (do 10 bar).</w:t>
            </w:r>
          </w:p>
          <w:p w14:paraId="1DDE6E91" w14:textId="77777777" w:rsidR="00926AFD" w:rsidRDefault="00C74C03">
            <w:pPr>
              <w:numPr>
                <w:ilvl w:val="0"/>
                <w:numId w:val="26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Nanoszenie farb w różnych schematach:</w:t>
            </w:r>
            <w:r>
              <w:rPr>
                <w:sz w:val="18"/>
                <w:szCs w:val="18"/>
              </w:rPr>
              <w:t xml:space="preserve"> jedna warstwa, dwie warstwy, aplikacja wielowarstwowa (200–300 µm grubości mokrej).</w:t>
            </w:r>
          </w:p>
          <w:p w14:paraId="7944802C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Badania właściwości powłok na podłożach testowych:</w:t>
            </w:r>
          </w:p>
          <w:p w14:paraId="53F60D79" w14:textId="77777777" w:rsidR="00926AFD" w:rsidRDefault="00C74C03">
            <w:pPr>
              <w:numPr>
                <w:ilvl w:val="0"/>
                <w:numId w:val="4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Właściwości fizykomechaniczne powłoki:</w:t>
            </w:r>
          </w:p>
          <w:p w14:paraId="216FAD9B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Grubość warstwy (ISO 2808 / ASTM D1186).</w:t>
            </w:r>
          </w:p>
          <w:p w14:paraId="5463D432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Czas schnięcia (ISO 9117-3 / ASTM D5895).</w:t>
            </w:r>
          </w:p>
          <w:p w14:paraId="14D0678C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Twardość (ISO 15184 / ASTM D3363).</w:t>
            </w:r>
          </w:p>
          <w:p w14:paraId="1A21101F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Przyczepność (ISO 2409 / ASTM D3359).</w:t>
            </w:r>
          </w:p>
          <w:p w14:paraId="017439D3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ścieranie (ASTM D4060).</w:t>
            </w:r>
          </w:p>
          <w:p w14:paraId="62DB0ED8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chemiczna (ISO 2812).</w:t>
            </w:r>
          </w:p>
          <w:p w14:paraId="08D56158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wodę (ISO 2812-2).</w:t>
            </w:r>
          </w:p>
          <w:p w14:paraId="7D0428FC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promieniowanie UV (ISO 16474 / ASTM G154).</w:t>
            </w:r>
          </w:p>
          <w:p w14:paraId="23A53858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mgłę solną (ISO 9227 / ASTM B117).</w:t>
            </w:r>
          </w:p>
          <w:p w14:paraId="146F57EC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uderzenie (ISO 6272 / ASTM D2794).</w:t>
            </w:r>
          </w:p>
          <w:p w14:paraId="0E8CA4F2" w14:textId="77777777" w:rsidR="00926AFD" w:rsidRDefault="00C74C03">
            <w:pPr>
              <w:numPr>
                <w:ilvl w:val="0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Właściwości luminescencyjne powłok:</w:t>
            </w:r>
          </w:p>
          <w:p w14:paraId="44A091D5" w14:textId="77777777" w:rsidR="00926AFD" w:rsidRDefault="00C74C03">
            <w:pPr>
              <w:numPr>
                <w:ilvl w:val="1"/>
                <w:numId w:val="4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Kolor emisji światła (kolorymetria CIE 1931).</w:t>
            </w:r>
          </w:p>
          <w:p w14:paraId="5F0781E0" w14:textId="77777777" w:rsidR="00926AFD" w:rsidRDefault="00C74C03">
            <w:pPr>
              <w:numPr>
                <w:ilvl w:val="1"/>
                <w:numId w:val="4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Zdolność do powtarzalnej emisji (testy cykliczne UV–ciemność, badanie widma i czasu wygasania wg DIN 67510-1:2020).</w:t>
            </w:r>
          </w:p>
          <w:p w14:paraId="3E0E64FD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i wnioski:</w:t>
            </w:r>
          </w:p>
          <w:p w14:paraId="494505FE" w14:textId="77777777" w:rsidR="00926AFD" w:rsidRDefault="00C74C03">
            <w:pPr>
              <w:numPr>
                <w:ilvl w:val="0"/>
                <w:numId w:val="31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właściwości fizykochemicznych przygotowanych receptur farb.</w:t>
            </w:r>
          </w:p>
          <w:p w14:paraId="7803B112" w14:textId="77777777" w:rsidR="00926AFD" w:rsidRDefault="00C74C03">
            <w:pPr>
              <w:numPr>
                <w:ilvl w:val="0"/>
                <w:numId w:val="3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optymalnych parametrów aplikacji dla różnych metod i podłoży.</w:t>
            </w:r>
          </w:p>
          <w:p w14:paraId="40ACEA89" w14:textId="77777777" w:rsidR="00926AFD" w:rsidRDefault="00C74C03">
            <w:pPr>
              <w:numPr>
                <w:ilvl w:val="0"/>
                <w:numId w:val="31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Porównanie właściwości fizykomechanicznych i luminescencyjnych uzyskanych powłok w zależności od metody aplikacji i grubości warstwy.</w:t>
            </w:r>
          </w:p>
          <w:p w14:paraId="44AE724B" w14:textId="77777777" w:rsidR="00926AFD" w:rsidRDefault="00C74C03">
            <w:pPr>
              <w:numPr>
                <w:ilvl w:val="0"/>
                <w:numId w:val="31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Sformułowanie wniosków dotyczących optymalnych receptur farb i technologii ich nanoszenia dla zastosowań w środowisku morskim.</w:t>
            </w:r>
          </w:p>
          <w:p w14:paraId="73638FFE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 ramach Zadania 4 planuje się zastosowanie następującej metodologii badawczej:</w:t>
            </w:r>
          </w:p>
          <w:p w14:paraId="4D9800ED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4.1 – Przygotowanie receptur i ocena właściwości fizykochemicznych</w:t>
            </w:r>
          </w:p>
          <w:p w14:paraId="5B687576" w14:textId="77777777" w:rsidR="00926AFD" w:rsidRDefault="00C74C03">
            <w:pPr>
              <w:numPr>
                <w:ilvl w:val="0"/>
                <w:numId w:val="33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Mieszanie składników farb</w:t>
            </w:r>
            <w:r>
              <w:rPr>
                <w:sz w:val="18"/>
                <w:szCs w:val="18"/>
              </w:rPr>
              <w:t xml:space="preserve"> zgodnie z wybranymi recepturami.</w:t>
            </w:r>
          </w:p>
          <w:p w14:paraId="516F2940" w14:textId="77777777" w:rsidR="00926AFD" w:rsidRDefault="00C74C03">
            <w:pPr>
              <w:numPr>
                <w:ilvl w:val="0"/>
                <w:numId w:val="33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Przeprowadzenie standardowych testów</w:t>
            </w:r>
            <w:r>
              <w:rPr>
                <w:sz w:val="18"/>
                <w:szCs w:val="18"/>
              </w:rPr>
              <w:t xml:space="preserve"> oceniających właściwości farb (sedymentacja, lepkość, gęstość, czas żelowania, zawartość substancji nielotnych, barwa, stabilność magazynowa) zgodnie z wymienionymi normami.</w:t>
            </w:r>
          </w:p>
          <w:p w14:paraId="308E5FFB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4.2 – Optymalizacja aplikacji farby</w:t>
            </w:r>
          </w:p>
          <w:p w14:paraId="6104F0F4" w14:textId="77777777" w:rsidR="00926AFD" w:rsidRDefault="00C74C03">
            <w:pPr>
              <w:numPr>
                <w:ilvl w:val="0"/>
                <w:numId w:val="38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Nanoszenie farb</w:t>
            </w:r>
            <w:r>
              <w:rPr>
                <w:sz w:val="18"/>
                <w:szCs w:val="18"/>
              </w:rPr>
              <w:t xml:space="preserve"> na różne podłoża przy użyciu pędzla i pistoletu pneumatycznego, z kontrolą parametrów aplikacji.</w:t>
            </w:r>
          </w:p>
          <w:p w14:paraId="159CB981" w14:textId="77777777" w:rsidR="00926AFD" w:rsidRDefault="00C74C03">
            <w:pPr>
              <w:numPr>
                <w:ilvl w:val="0"/>
                <w:numId w:val="3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Aplikacja jedno-, dwu- i wielowarstwowa</w:t>
            </w:r>
            <w:r>
              <w:rPr>
                <w:sz w:val="18"/>
                <w:szCs w:val="18"/>
              </w:rPr>
              <w:t xml:space="preserve"> w celu uzyskania określonych grubości powłok.</w:t>
            </w:r>
          </w:p>
          <w:p w14:paraId="38853CD1" w14:textId="77777777" w:rsidR="00926AFD" w:rsidRDefault="00C74C03">
            <w:pPr>
              <w:numPr>
                <w:ilvl w:val="0"/>
                <w:numId w:val="38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Badanie właściwości fizykomechanicznych</w:t>
            </w:r>
            <w:r>
              <w:rPr>
                <w:sz w:val="18"/>
                <w:szCs w:val="18"/>
              </w:rPr>
              <w:t xml:space="preserve"> uzyskanych powłok zgodnie z odpowiednimi normami.</w:t>
            </w:r>
          </w:p>
          <w:p w14:paraId="6A7AE52E" w14:textId="77777777" w:rsidR="00926AFD" w:rsidRDefault="00C74C03">
            <w:pPr>
              <w:numPr>
                <w:ilvl w:val="0"/>
                <w:numId w:val="38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Pomiary właściwości luminescencyjnych</w:t>
            </w:r>
            <w:r>
              <w:rPr>
                <w:sz w:val="18"/>
                <w:szCs w:val="18"/>
              </w:rPr>
              <w:t xml:space="preserve"> powłok, w tym koloru emisji i zdolności do powtarzalnej emisji.</w:t>
            </w:r>
          </w:p>
          <w:p w14:paraId="07B70BF4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Wskaźniki produktu:</w:t>
            </w:r>
          </w:p>
          <w:p w14:paraId="145234E2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przedsiębiorstw współpracujących z organizacjami badawczymi (część prac będzie wykonywana we współpracy z jedn. badawczą)</w:t>
            </w:r>
            <w:ins w:id="27" w:author="Joanna Kreczko" w:date="2025-05-19T21:37:00Z">
              <w:r>
                <w:rPr>
                  <w:sz w:val="18"/>
                  <w:szCs w:val="18"/>
                </w:rPr>
                <w:t xml:space="preserve"> - 1</w:t>
              </w:r>
            </w:ins>
          </w:p>
          <w:p w14:paraId="30C38025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wsparciem.</w:t>
            </w:r>
            <w:ins w:id="28" w:author="Joanna Kreczko" w:date="2025-05-19T21:37:00Z">
              <w:r>
                <w:rPr>
                  <w:sz w:val="18"/>
                  <w:szCs w:val="18"/>
                </w:rPr>
                <w:t xml:space="preserve"> - 1</w:t>
              </w:r>
            </w:ins>
          </w:p>
          <w:p w14:paraId="5717CE34" w14:textId="77777777" w:rsidR="00926AFD" w:rsidRDefault="00C74C03">
            <w:pPr>
              <w:numPr>
                <w:ilvl w:val="0"/>
                <w:numId w:val="3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Przedsiębiorstwa objęte wsparciem w formie dotacji. </w:t>
            </w:r>
            <w:ins w:id="29" w:author="Joanna Kreczko" w:date="2025-05-19T21:37:00Z">
              <w:r>
                <w:rPr>
                  <w:sz w:val="18"/>
                  <w:szCs w:val="18"/>
                </w:rPr>
                <w:t>- 1</w:t>
              </w:r>
            </w:ins>
          </w:p>
          <w:p w14:paraId="474E74A9" w14:textId="77777777" w:rsidR="00926AFD" w:rsidRDefault="00926AFD">
            <w:pPr>
              <w:spacing w:after="240"/>
              <w:ind w:left="720"/>
              <w:rPr>
                <w:sz w:val="18"/>
                <w:szCs w:val="18"/>
              </w:rPr>
            </w:pPr>
          </w:p>
          <w:p w14:paraId="27DE5415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Własne wskaźniki produktu:</w:t>
            </w:r>
          </w:p>
          <w:p w14:paraId="174C778F" w14:textId="77777777" w:rsidR="00926AFD" w:rsidRDefault="00C74C03">
            <w:pPr>
              <w:numPr>
                <w:ilvl w:val="0"/>
                <w:numId w:val="15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opracowanych innowacyjnych receptur farb luminescencyjnych.</w:t>
            </w:r>
            <w:ins w:id="30" w:author="Joanna Kreczko" w:date="2025-05-19T21:38:00Z">
              <w:r>
                <w:rPr>
                  <w:sz w:val="18"/>
                  <w:szCs w:val="18"/>
                </w:rPr>
                <w:t xml:space="preserve"> - 3</w:t>
              </w:r>
            </w:ins>
          </w:p>
          <w:p w14:paraId="6B9358D3" w14:textId="77777777" w:rsidR="00926AFD" w:rsidRDefault="00C74C03">
            <w:pPr>
              <w:numPr>
                <w:ilvl w:val="0"/>
                <w:numId w:val="1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ocen właściwości fizykochemicznych farb.</w:t>
            </w:r>
            <w:ins w:id="31" w:author="Joanna Kreczko" w:date="2025-05-19T21:38:00Z">
              <w:r>
                <w:rPr>
                  <w:sz w:val="18"/>
                  <w:szCs w:val="18"/>
                </w:rPr>
                <w:t xml:space="preserve"> - 3</w:t>
              </w:r>
            </w:ins>
          </w:p>
          <w:p w14:paraId="0EC3997B" w14:textId="77777777" w:rsidR="00926AFD" w:rsidRDefault="00C74C03">
            <w:pPr>
              <w:numPr>
                <w:ilvl w:val="0"/>
                <w:numId w:val="15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opracowanych procedur aplikacji farb dla różnych podłoży i metod.</w:t>
            </w:r>
            <w:ins w:id="32" w:author="Joanna Kreczko" w:date="2025-05-19T21:38:00Z">
              <w:r>
                <w:rPr>
                  <w:sz w:val="18"/>
                  <w:szCs w:val="18"/>
                </w:rPr>
                <w:t>- 3</w:t>
              </w:r>
            </w:ins>
          </w:p>
          <w:p w14:paraId="00E3BCDC" w14:textId="77777777" w:rsidR="00926AFD" w:rsidRDefault="00C74C03">
            <w:pPr>
              <w:numPr>
                <w:ilvl w:val="0"/>
                <w:numId w:val="15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przebadanych powłok luminescencyjnych pod kątem właściwości fizykomechanicznych i luminescencyjnych.</w:t>
            </w:r>
            <w:ins w:id="33" w:author="Joanna Kreczko" w:date="2025-05-19T21:38:00Z">
              <w:r>
                <w:rPr>
                  <w:sz w:val="18"/>
                  <w:szCs w:val="18"/>
                </w:rPr>
                <w:t>- 3</w:t>
              </w:r>
            </w:ins>
          </w:p>
          <w:p w14:paraId="3BD0E7BD" w14:textId="77777777" w:rsidR="00926AFD" w:rsidRDefault="00926AFD">
            <w:pPr>
              <w:spacing w:before="240" w:after="240" w:line="240" w:lineRule="auto"/>
              <w:ind w:left="720"/>
              <w:rPr>
                <w:sz w:val="18"/>
                <w:szCs w:val="18"/>
              </w:rPr>
            </w:pPr>
          </w:p>
          <w:p w14:paraId="585710C1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Realizacja Zadania 4 umożliwi pozyskanie nowej wiedzy na temat:</w:t>
            </w:r>
          </w:p>
          <w:p w14:paraId="1F2AB247" w14:textId="77777777" w:rsidR="00926AFD" w:rsidRDefault="00C74C03">
            <w:pPr>
              <w:numPr>
                <w:ilvl w:val="0"/>
                <w:numId w:val="19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Wpływu składu receptury farby na jej właściwości aplikacyjne i parametry luminescencji gotowych powłok.</w:t>
            </w:r>
          </w:p>
          <w:p w14:paraId="4406126D" w14:textId="77777777" w:rsidR="00926AFD" w:rsidRDefault="00C74C03">
            <w:pPr>
              <w:numPr>
                <w:ilvl w:val="0"/>
                <w:numId w:val="1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Optymalnych technik nanoszenia farb luminescencyjnych w kontekście uzyskania trwałych i efektywnie świecących powłok.</w:t>
            </w:r>
          </w:p>
          <w:p w14:paraId="37FDC820" w14:textId="77777777" w:rsidR="00926AFD" w:rsidRDefault="00C74C03">
            <w:pPr>
              <w:numPr>
                <w:ilvl w:val="0"/>
                <w:numId w:val="19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Właściwości użytkowych powłok luminescencyjnych na różnych typach podłoży i ich odporności na czynniki środowiskowe.</w:t>
            </w:r>
          </w:p>
          <w:p w14:paraId="1DF33604" w14:textId="77777777" w:rsidR="00926AFD" w:rsidRDefault="00C74C03">
            <w:pPr>
              <w:numPr>
                <w:ilvl w:val="0"/>
                <w:numId w:val="19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Możliwości dostosowania receptur farb i metod aplikacji do specyficznych wymagań środowiska morskiego.</w:t>
            </w:r>
          </w:p>
          <w:p w14:paraId="166BE862" w14:textId="77777777" w:rsidR="00926AFD" w:rsidRDefault="00C74C03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Opracowanie i optymalizacja receptur oraz procedur aplikacji zapewni jakość, powtarzalność i trwałość farb, kluczową dla wdrożenia komercyjnego w wymagającym środowisku operacyjnym sektora portowego i </w:t>
            </w:r>
            <w:proofErr w:type="spellStart"/>
            <w:r>
              <w:rPr>
                <w:sz w:val="18"/>
                <w:szCs w:val="18"/>
              </w:rPr>
              <w:t>offshore</w:t>
            </w:r>
            <w:proofErr w:type="spellEnd"/>
            <w:r>
              <w:rPr>
                <w:sz w:val="18"/>
                <w:szCs w:val="18"/>
              </w:rPr>
              <w:t xml:space="preserve">.    </w:t>
            </w:r>
          </w:p>
          <w:p w14:paraId="44BEC288" w14:textId="77777777" w:rsidR="00926AFD" w:rsidRDefault="00926AFD">
            <w:pPr>
              <w:spacing w:line="240" w:lineRule="auto"/>
              <w:rPr>
                <w:sz w:val="18"/>
                <w:szCs w:val="18"/>
              </w:rPr>
            </w:pPr>
          </w:p>
          <w:p w14:paraId="6539A775" w14:textId="77777777" w:rsidR="00926AFD" w:rsidRDefault="00926AFD">
            <w:pPr>
              <w:spacing w:line="240" w:lineRule="auto"/>
              <w:rPr>
                <w:sz w:val="18"/>
                <w:szCs w:val="18"/>
              </w:rPr>
            </w:pPr>
          </w:p>
          <w:p w14:paraId="6FDA1B5A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1D584276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5DFA5898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6825B41B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5770" w14:textId="77777777" w:rsidR="00926AFD" w:rsidRDefault="00C74C03">
            <w:pPr>
              <w:spacing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lastRenderedPageBreak/>
              <w:t>01.04.2027 - 30.09.2027</w:t>
            </w:r>
          </w:p>
        </w:tc>
      </w:tr>
      <w:tr w:rsidR="00926AFD" w14:paraId="2820108B" w14:textId="77777777">
        <w:trPr>
          <w:trHeight w:val="460"/>
        </w:trPr>
        <w:tc>
          <w:tcPr>
            <w:tcW w:w="370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0A18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0127" w14:textId="77777777" w:rsidR="00926AFD" w:rsidRDefault="00C74C03">
            <w:pPr>
              <w:spacing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 5 - Walidacja technologii produkcji farb luminescencyjnych w skali przemysłowej oraz testy w warunkach operacyjnych</w:t>
            </w:r>
          </w:p>
          <w:p w14:paraId="53F8051E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zadania</w:t>
            </w:r>
          </w:p>
          <w:p w14:paraId="6CE92278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Zadanie 5 koncentruje się na walidacji opracowanej technologii produkcji farb luminescencyjnych w skali zbliżonej do przemysłowej oraz na przeprowadzeniu testów tych farb w rzeczywistych warunkach operacyjnych, charakterystycznych dla środowiska morskiego. Celem jest ocena powtarzalności procesu produkcyjnego, stabilności właściwości farb oraz ich zachowania i trwałości w warunkach eksploatacyjnych. Prace w zadaniu będą przebiegać w następujących etapach:</w:t>
            </w:r>
          </w:p>
          <w:p w14:paraId="46DC35E0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Optymalizacja procesu produkcji i ocena powtarzalności:</w:t>
            </w:r>
          </w:p>
          <w:p w14:paraId="090BBBF4" w14:textId="77777777" w:rsidR="00926AFD" w:rsidRDefault="00C74C03">
            <w:pPr>
              <w:numPr>
                <w:ilvl w:val="0"/>
                <w:numId w:val="32"/>
              </w:numPr>
              <w:spacing w:before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Małoskalowa</w:t>
            </w:r>
            <w:proofErr w:type="spellEnd"/>
            <w:r>
              <w:rPr>
                <w:b/>
                <w:sz w:val="18"/>
                <w:szCs w:val="18"/>
              </w:rPr>
              <w:t xml:space="preserve"> produkcja farb luminescencyjnych</w:t>
            </w:r>
            <w:r>
              <w:rPr>
                <w:sz w:val="18"/>
                <w:szCs w:val="18"/>
              </w:rPr>
              <w:t xml:space="preserve"> (wydajność 0,03 m³/h) trzech typów: wodnych, rozpuszczalnikowych i dwuskładnikowych na bazie żywic, zgodnie z opracowanymi recepturami.</w:t>
            </w:r>
          </w:p>
          <w:p w14:paraId="2236307F" w14:textId="77777777" w:rsidR="00926AFD" w:rsidRDefault="00C74C03">
            <w:pPr>
              <w:numPr>
                <w:ilvl w:val="0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Testy powtarzalności i odtwarzalności procesu produkcyjnego:</w:t>
            </w:r>
          </w:p>
          <w:p w14:paraId="13EF3C1A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powtarzalności parametrów w ramach jednej serii produkcyjnej.</w:t>
            </w:r>
          </w:p>
          <w:p w14:paraId="5BE15B41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Porównanie parametrów między różnymi seriami produkcyjnymi.</w:t>
            </w:r>
          </w:p>
          <w:p w14:paraId="6F76B416" w14:textId="77777777" w:rsidR="00926AFD" w:rsidRDefault="00C74C03">
            <w:pPr>
              <w:numPr>
                <w:ilvl w:val="0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FMEA</w:t>
            </w:r>
            <w:r>
              <w:rPr>
                <w:sz w:val="18"/>
                <w:szCs w:val="18"/>
              </w:rPr>
              <w:t xml:space="preserve"> w celu identyfikacji i minimalizacji </w:t>
            </w:r>
            <w:proofErr w:type="spellStart"/>
            <w:r>
              <w:rPr>
                <w:sz w:val="18"/>
                <w:szCs w:val="18"/>
              </w:rPr>
              <w:t>ryzyk</w:t>
            </w:r>
            <w:proofErr w:type="spellEnd"/>
            <w:r>
              <w:rPr>
                <w:sz w:val="18"/>
                <w:szCs w:val="18"/>
              </w:rPr>
              <w:t xml:space="preserve"> technologicznych (czas rozpraszania, kolejność dodawania składników).</w:t>
            </w:r>
          </w:p>
          <w:p w14:paraId="37E7AA47" w14:textId="77777777" w:rsidR="00926AFD" w:rsidRDefault="00C74C03">
            <w:pPr>
              <w:numPr>
                <w:ilvl w:val="0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Optymalizacja krytycznych parametrów procesu:</w:t>
            </w:r>
            <w:r>
              <w:rPr>
                <w:sz w:val="18"/>
                <w:szCs w:val="18"/>
              </w:rPr>
              <w:t xml:space="preserve"> dozowanie, mieszanie, homogenizacja, stabilność składników po skalowaniu.</w:t>
            </w:r>
          </w:p>
          <w:p w14:paraId="4D7C2A0D" w14:textId="77777777" w:rsidR="00926AFD" w:rsidRDefault="00C74C03">
            <w:pPr>
              <w:numPr>
                <w:ilvl w:val="0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Aplikacja wyprodukowanych farb</w:t>
            </w:r>
            <w:r>
              <w:rPr>
                <w:sz w:val="18"/>
                <w:szCs w:val="18"/>
              </w:rPr>
              <w:t xml:space="preserve"> na podłoża betonowe, stalowe i z tworzyw sztucznych metodami określonymi w Zadaniu 4 (pędzel, pistolet pneumatyczny do 10 bar).</w:t>
            </w:r>
          </w:p>
          <w:p w14:paraId="2F6620C5" w14:textId="77777777" w:rsidR="00926AFD" w:rsidRDefault="00C74C03">
            <w:pPr>
              <w:numPr>
                <w:ilvl w:val="0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Ocena właściwości uzyskanych powłok:</w:t>
            </w:r>
          </w:p>
          <w:p w14:paraId="7C03FC8E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Grubość warstwy (ISO 2808 / ASTM D1186).</w:t>
            </w:r>
          </w:p>
          <w:p w14:paraId="3FFCCF5E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Czas schnięcia (ISO 9117-3 / ASTM D5895).</w:t>
            </w:r>
          </w:p>
          <w:p w14:paraId="60AC25AF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Stabilność magazynowa (ASTM D1849 / ISO 3248).</w:t>
            </w:r>
          </w:p>
          <w:p w14:paraId="472E90ED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Twardość (ISO 15184 / ASTM D3363).</w:t>
            </w:r>
          </w:p>
          <w:p w14:paraId="607AB295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Przyczepność (ISO 2409 / ASTM D3359).</w:t>
            </w:r>
          </w:p>
          <w:p w14:paraId="5E21D9D7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ścieranie (ASTM D4060).</w:t>
            </w:r>
          </w:p>
          <w:p w14:paraId="53AEF388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chemiczna (ISO 2812).</w:t>
            </w:r>
          </w:p>
          <w:p w14:paraId="79C18DDB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wodę (ISO 2812-2).</w:t>
            </w:r>
          </w:p>
          <w:p w14:paraId="116C0884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promieniowanie UV (ISO 16474 / ASTM G154).</w:t>
            </w:r>
          </w:p>
          <w:p w14:paraId="788F7077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mgłę solną (ISO 9227 / ASTM B117).</w:t>
            </w:r>
          </w:p>
          <w:p w14:paraId="31DA6E22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Odporność na uderzenie (ISO 6272 / ASTM D2794).</w:t>
            </w:r>
          </w:p>
          <w:p w14:paraId="23BFCD38" w14:textId="77777777" w:rsidR="00926AFD" w:rsidRDefault="00C74C03">
            <w:pPr>
              <w:numPr>
                <w:ilvl w:val="1"/>
                <w:numId w:val="3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Kolor emisji światła (kolorymetria CIE 1931).</w:t>
            </w:r>
          </w:p>
          <w:p w14:paraId="1030A008" w14:textId="77777777" w:rsidR="00926AFD" w:rsidRDefault="00C74C03">
            <w:pPr>
              <w:numPr>
                <w:ilvl w:val="1"/>
                <w:numId w:val="32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Zdolność do powtarzalnej emisji (testy cykliczne UV/ciemność, widmo i czas wygasania wg DIN 67510-1:2020).</w:t>
            </w:r>
          </w:p>
          <w:p w14:paraId="34781FB5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Testy w warunkach rzeczywistych (operacyjnych):</w:t>
            </w:r>
          </w:p>
          <w:p w14:paraId="7F65438F" w14:textId="77777777" w:rsidR="00926AFD" w:rsidRDefault="00C74C03">
            <w:pPr>
              <w:numPr>
                <w:ilvl w:val="0"/>
                <w:numId w:val="6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Aplikacja wybranych farb luminescencyjnych</w:t>
            </w:r>
            <w:r>
              <w:rPr>
                <w:sz w:val="18"/>
                <w:szCs w:val="18"/>
              </w:rPr>
              <w:t xml:space="preserve"> w środowisku operacyjnym (wybrane obszary portowe i infrastruktura </w:t>
            </w:r>
            <w:proofErr w:type="spellStart"/>
            <w:r>
              <w:rPr>
                <w:sz w:val="18"/>
                <w:szCs w:val="18"/>
              </w:rPr>
              <w:t>offshore</w:t>
            </w:r>
            <w:proofErr w:type="spellEnd"/>
            <w:r>
              <w:rPr>
                <w:sz w:val="18"/>
                <w:szCs w:val="18"/>
              </w:rPr>
              <w:t>).</w:t>
            </w:r>
          </w:p>
          <w:p w14:paraId="6ADDB8DC" w14:textId="77777777" w:rsidR="00926AFD" w:rsidRDefault="00C74C03">
            <w:pPr>
              <w:numPr>
                <w:ilvl w:val="0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Czterokrotny monitoring jakości powłok</w:t>
            </w:r>
            <w:r>
              <w:rPr>
                <w:sz w:val="18"/>
                <w:szCs w:val="18"/>
              </w:rPr>
              <w:t xml:space="preserve"> w okresie jednego miesiąca.</w:t>
            </w:r>
          </w:p>
          <w:p w14:paraId="5709D020" w14:textId="77777777" w:rsidR="00926AFD" w:rsidRDefault="00C74C03">
            <w:pPr>
              <w:numPr>
                <w:ilvl w:val="0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Parametry oceny w warunkach operacyjnych:</w:t>
            </w:r>
          </w:p>
          <w:p w14:paraId="2E822D60" w14:textId="77777777" w:rsidR="00926AFD" w:rsidRDefault="00C74C03">
            <w:pPr>
              <w:numPr>
                <w:ilvl w:val="1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Grubość warstwy (ISO 2808 / ASTM D1186).</w:t>
            </w:r>
          </w:p>
          <w:p w14:paraId="531375DE" w14:textId="77777777" w:rsidR="00926AFD" w:rsidRDefault="00C74C03">
            <w:pPr>
              <w:numPr>
                <w:ilvl w:val="1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Czas schnięcia (ISO 9117-3 / ASTM D5895).</w:t>
            </w:r>
          </w:p>
          <w:p w14:paraId="2C9DB61E" w14:textId="77777777" w:rsidR="00926AFD" w:rsidRDefault="00C74C03">
            <w:pPr>
              <w:numPr>
                <w:ilvl w:val="1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Twardość (ISO 15184 / ASTM D3363).</w:t>
            </w:r>
          </w:p>
          <w:p w14:paraId="39606907" w14:textId="77777777" w:rsidR="00926AFD" w:rsidRDefault="00C74C03">
            <w:pPr>
              <w:numPr>
                <w:ilvl w:val="1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Przyczepność (ISO 2409 / ASTM D3359).</w:t>
            </w:r>
          </w:p>
          <w:p w14:paraId="42A9FA00" w14:textId="77777777" w:rsidR="00926AFD" w:rsidRDefault="00C74C03">
            <w:pPr>
              <w:numPr>
                <w:ilvl w:val="1"/>
                <w:numId w:val="6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Kolor emisji światła (kolorymetria CIE 1931).</w:t>
            </w:r>
          </w:p>
          <w:p w14:paraId="0DE89E48" w14:textId="77777777" w:rsidR="00926AFD" w:rsidRDefault="00C74C03">
            <w:pPr>
              <w:numPr>
                <w:ilvl w:val="1"/>
                <w:numId w:val="6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Powtarzalność emisji w cyklach UV/ciemność (widmo i czas wygasania wg DIN 67510-1:2020).</w:t>
            </w:r>
          </w:p>
          <w:p w14:paraId="300CE030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Analiza i wnioski:</w:t>
            </w:r>
          </w:p>
          <w:p w14:paraId="79015578" w14:textId="77777777" w:rsidR="00926AFD" w:rsidRDefault="00C74C03">
            <w:pPr>
              <w:numPr>
                <w:ilvl w:val="0"/>
                <w:numId w:val="54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Ocena powtarzalności i odtwarzalności procesu </w:t>
            </w:r>
            <w:proofErr w:type="spellStart"/>
            <w:r>
              <w:rPr>
                <w:sz w:val="18"/>
                <w:szCs w:val="18"/>
              </w:rPr>
              <w:t>małoskalowej</w:t>
            </w:r>
            <w:proofErr w:type="spellEnd"/>
            <w:r>
              <w:rPr>
                <w:sz w:val="18"/>
                <w:szCs w:val="18"/>
              </w:rPr>
              <w:t xml:space="preserve"> produkcji farb.</w:t>
            </w:r>
          </w:p>
          <w:p w14:paraId="4338DA19" w14:textId="77777777" w:rsidR="00926AFD" w:rsidRDefault="00C74C03">
            <w:pPr>
              <w:numPr>
                <w:ilvl w:val="0"/>
                <w:numId w:val="5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Identyfikacja i minimalizacja </w:t>
            </w:r>
            <w:proofErr w:type="spellStart"/>
            <w:r>
              <w:rPr>
                <w:sz w:val="18"/>
                <w:szCs w:val="18"/>
              </w:rPr>
              <w:t>ryzyk</w:t>
            </w:r>
            <w:proofErr w:type="spellEnd"/>
            <w:r>
              <w:rPr>
                <w:sz w:val="18"/>
                <w:szCs w:val="18"/>
              </w:rPr>
              <w:t xml:space="preserve"> technologicznych w procesie produkcji.</w:t>
            </w:r>
          </w:p>
          <w:p w14:paraId="7713D482" w14:textId="77777777" w:rsidR="00926AFD" w:rsidRDefault="00C74C03">
            <w:pPr>
              <w:numPr>
                <w:ilvl w:val="0"/>
                <w:numId w:val="5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Określenie stabilności właściwości farb wyprodukowanych w małej skali.</w:t>
            </w:r>
          </w:p>
          <w:p w14:paraId="4ECC80DA" w14:textId="77777777" w:rsidR="00926AFD" w:rsidRDefault="00C74C03">
            <w:pPr>
              <w:numPr>
                <w:ilvl w:val="0"/>
                <w:numId w:val="54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Ocena zachowania i trwałości powłok luminescencyjnych w rzeczywistych warunkach operacyjnych środowiska morskiego.</w:t>
            </w:r>
          </w:p>
          <w:p w14:paraId="16780E54" w14:textId="77777777" w:rsidR="00926AFD" w:rsidRDefault="00C74C03">
            <w:pPr>
              <w:numPr>
                <w:ilvl w:val="0"/>
                <w:numId w:val="54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Sformułowanie wniosków dotyczących gotowości technologii do wdrożenia przemysłowego.</w:t>
            </w:r>
          </w:p>
          <w:p w14:paraId="16CA6BE8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 ramach Zadania 5 planuje się zastosowanie następującej metodologii badawczej:</w:t>
            </w:r>
          </w:p>
          <w:p w14:paraId="6E9A7061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5.1 – Optymalizacja procesu produkcji i ocena powtarzalności</w:t>
            </w:r>
          </w:p>
          <w:p w14:paraId="35D635EB" w14:textId="77777777" w:rsidR="00926AFD" w:rsidRDefault="00C74C03">
            <w:pPr>
              <w:numPr>
                <w:ilvl w:val="0"/>
                <w:numId w:val="5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Realizacja </w:t>
            </w:r>
            <w:proofErr w:type="spellStart"/>
            <w:r>
              <w:rPr>
                <w:b/>
                <w:sz w:val="18"/>
                <w:szCs w:val="18"/>
              </w:rPr>
              <w:t>małoskalowych</w:t>
            </w:r>
            <w:proofErr w:type="spellEnd"/>
            <w:r>
              <w:rPr>
                <w:b/>
                <w:sz w:val="18"/>
                <w:szCs w:val="18"/>
              </w:rPr>
              <w:t xml:space="preserve"> partii produkcyjnych</w:t>
            </w:r>
            <w:r>
              <w:rPr>
                <w:sz w:val="18"/>
                <w:szCs w:val="18"/>
              </w:rPr>
              <w:t xml:space="preserve"> zgodnie z ustalonymi procedurami.</w:t>
            </w:r>
          </w:p>
          <w:p w14:paraId="75DF5BCC" w14:textId="77777777" w:rsidR="00926AFD" w:rsidRDefault="00C74C03">
            <w:pPr>
              <w:numPr>
                <w:ilvl w:val="0"/>
                <w:numId w:val="5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Pobieranie próbek na różnych etapach produkcji</w:t>
            </w:r>
            <w:r>
              <w:rPr>
                <w:sz w:val="18"/>
                <w:szCs w:val="18"/>
              </w:rPr>
              <w:t xml:space="preserve"> i ich szczegółowa analiza pod kątem kluczowych parametrów.</w:t>
            </w:r>
          </w:p>
          <w:p w14:paraId="14D1A2BD" w14:textId="77777777" w:rsidR="00926AFD" w:rsidRDefault="00C74C03">
            <w:pPr>
              <w:numPr>
                <w:ilvl w:val="0"/>
                <w:numId w:val="5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Wykorzystanie narzędzi statystycznych</w:t>
            </w:r>
            <w:r>
              <w:rPr>
                <w:sz w:val="18"/>
                <w:szCs w:val="18"/>
              </w:rPr>
              <w:t xml:space="preserve"> do oceny powtarzalności i odtwarzalności procesu.</w:t>
            </w:r>
          </w:p>
          <w:p w14:paraId="495CE96D" w14:textId="77777777" w:rsidR="00926AFD" w:rsidRDefault="00C74C03">
            <w:pPr>
              <w:numPr>
                <w:ilvl w:val="0"/>
                <w:numId w:val="5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Implementacja analizy FMEA</w:t>
            </w:r>
            <w:r>
              <w:rPr>
                <w:sz w:val="18"/>
                <w:szCs w:val="18"/>
              </w:rPr>
              <w:t xml:space="preserve"> i opracowanie strategii minimalizacji ryzyka.</w:t>
            </w:r>
          </w:p>
          <w:p w14:paraId="0C73E05B" w14:textId="77777777" w:rsidR="00926AFD" w:rsidRDefault="00C74C03">
            <w:pPr>
              <w:numPr>
                <w:ilvl w:val="0"/>
                <w:numId w:val="5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Aplikacja wyprodukowanych farb</w:t>
            </w:r>
            <w:r>
              <w:rPr>
                <w:sz w:val="18"/>
                <w:szCs w:val="18"/>
              </w:rPr>
              <w:t xml:space="preserve"> na standardowe podłoża w warunkach laboratoryjnych.</w:t>
            </w:r>
          </w:p>
          <w:p w14:paraId="5472A9CC" w14:textId="77777777" w:rsidR="00926AFD" w:rsidRDefault="00C74C03">
            <w:pPr>
              <w:numPr>
                <w:ilvl w:val="0"/>
                <w:numId w:val="5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Przeprowadzenie szczegółowych badań właściwości powłok</w:t>
            </w:r>
            <w:r>
              <w:rPr>
                <w:sz w:val="18"/>
                <w:szCs w:val="18"/>
              </w:rPr>
              <w:t xml:space="preserve"> zgodnie z odpowiednimi normami.</w:t>
            </w:r>
          </w:p>
          <w:p w14:paraId="4DE8CD6D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Podzadanie 5.2 – Testy w warunkach rzeczywistych</w:t>
            </w:r>
          </w:p>
          <w:p w14:paraId="771DB206" w14:textId="77777777" w:rsidR="00926AFD" w:rsidRDefault="00C74C03">
            <w:pPr>
              <w:numPr>
                <w:ilvl w:val="0"/>
                <w:numId w:val="37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Wybór odpowiednich lokalizacji testowych</w:t>
            </w:r>
            <w:r>
              <w:rPr>
                <w:sz w:val="18"/>
                <w:szCs w:val="18"/>
              </w:rPr>
              <w:t xml:space="preserve"> w środowisku portowym i </w:t>
            </w:r>
            <w:proofErr w:type="spellStart"/>
            <w:r>
              <w:rPr>
                <w:sz w:val="18"/>
                <w:szCs w:val="18"/>
              </w:rPr>
              <w:t>offshore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494391CE" w14:textId="77777777" w:rsidR="00926AFD" w:rsidRDefault="00C74C03">
            <w:pPr>
              <w:numPr>
                <w:ilvl w:val="0"/>
                <w:numId w:val="3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Aplikacja farb luminescencyjnych</w:t>
            </w:r>
            <w:r>
              <w:rPr>
                <w:sz w:val="18"/>
                <w:szCs w:val="18"/>
              </w:rPr>
              <w:t xml:space="preserve"> zgodnie z ustalonymi procedurami.</w:t>
            </w:r>
          </w:p>
          <w:p w14:paraId="403D6EF7" w14:textId="77777777" w:rsidR="00926AFD" w:rsidRDefault="00C74C03">
            <w:pPr>
              <w:numPr>
                <w:ilvl w:val="0"/>
                <w:numId w:val="37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Regularny monitoring i ocena stanu powłok</w:t>
            </w:r>
            <w:r>
              <w:rPr>
                <w:sz w:val="18"/>
                <w:szCs w:val="18"/>
              </w:rPr>
              <w:t xml:space="preserve"> oraz ich właściwości luminescencyjnych w warunkach ekspozycji na czynniki środowiskowe.</w:t>
            </w:r>
          </w:p>
          <w:p w14:paraId="0FD6DF7D" w14:textId="77777777" w:rsidR="00926AFD" w:rsidRDefault="00C74C03">
            <w:pPr>
              <w:numPr>
                <w:ilvl w:val="0"/>
                <w:numId w:val="37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Dokumentowanie wyników monitoringu</w:t>
            </w:r>
            <w:r>
              <w:rPr>
                <w:sz w:val="18"/>
                <w:szCs w:val="18"/>
              </w:rPr>
              <w:t xml:space="preserve"> i analiza zaobserwowanych zmian.</w:t>
            </w:r>
          </w:p>
          <w:p w14:paraId="41486526" w14:textId="77777777" w:rsidR="00926AFD" w:rsidRDefault="00C74C03">
            <w:p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Wskaźniki produktu:</w:t>
            </w:r>
          </w:p>
          <w:p w14:paraId="115D3920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przedsiębiorstw współpracujących z organizacjami badawczymi (część prac będzie wykonywana we współpracy z jedn. badawczą)</w:t>
            </w:r>
            <w:ins w:id="34" w:author="Joanna Kreczko" w:date="2025-05-19T21:38:00Z">
              <w:r>
                <w:rPr>
                  <w:sz w:val="18"/>
                  <w:szCs w:val="18"/>
                </w:rPr>
                <w:t xml:space="preserve"> - 1</w:t>
              </w:r>
            </w:ins>
          </w:p>
          <w:p w14:paraId="40653DB1" w14:textId="77777777" w:rsidR="00926AFD" w:rsidRDefault="00C74C03">
            <w:pPr>
              <w:numPr>
                <w:ilvl w:val="0"/>
                <w:numId w:val="3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Przedsiębiorstwa objęte wsparciem.</w:t>
            </w:r>
            <w:ins w:id="35" w:author="Joanna Kreczko" w:date="2025-05-19T21:38:00Z">
              <w:r>
                <w:rPr>
                  <w:sz w:val="18"/>
                  <w:szCs w:val="18"/>
                </w:rPr>
                <w:t xml:space="preserve"> - 1</w:t>
              </w:r>
            </w:ins>
          </w:p>
          <w:p w14:paraId="06FC8A91" w14:textId="77777777" w:rsidR="00926AFD" w:rsidRDefault="00C74C03">
            <w:pPr>
              <w:numPr>
                <w:ilvl w:val="0"/>
                <w:numId w:val="36"/>
              </w:numPr>
              <w:spacing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Przedsiębiorstwa objęte wsparciem w formie dotacji. </w:t>
            </w:r>
            <w:ins w:id="36" w:author="Joanna Kreczko" w:date="2025-05-19T21:38:00Z">
              <w:r>
                <w:rPr>
                  <w:sz w:val="18"/>
                  <w:szCs w:val="18"/>
                </w:rPr>
                <w:t>- 1</w:t>
              </w:r>
            </w:ins>
          </w:p>
          <w:p w14:paraId="215C994C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Własne wskaźniki produktu:</w:t>
            </w:r>
          </w:p>
          <w:p w14:paraId="7871AA0F" w14:textId="77777777" w:rsidR="00926AFD" w:rsidRDefault="00C74C03">
            <w:pPr>
              <w:numPr>
                <w:ilvl w:val="0"/>
                <w:numId w:val="42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Liczba przeprowadzonych </w:t>
            </w:r>
            <w:proofErr w:type="spellStart"/>
            <w:r>
              <w:rPr>
                <w:sz w:val="18"/>
                <w:szCs w:val="18"/>
              </w:rPr>
              <w:t>małoskalowych</w:t>
            </w:r>
            <w:proofErr w:type="spellEnd"/>
            <w:r>
              <w:rPr>
                <w:sz w:val="18"/>
                <w:szCs w:val="18"/>
              </w:rPr>
              <w:t xml:space="preserve"> partii produkcyjnych farb luminescencyjnych.</w:t>
            </w:r>
            <w:ins w:id="37" w:author="Joanna Kreczko" w:date="2025-05-19T21:39:00Z">
              <w:r>
                <w:rPr>
                  <w:sz w:val="18"/>
                  <w:szCs w:val="18"/>
                </w:rPr>
                <w:t xml:space="preserve"> - 3</w:t>
              </w:r>
            </w:ins>
          </w:p>
          <w:p w14:paraId="3B95FD28" w14:textId="77777777" w:rsidR="00926AFD" w:rsidRDefault="00C74C03">
            <w:pPr>
              <w:numPr>
                <w:ilvl w:val="0"/>
                <w:numId w:val="4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testów powtarzalności i odtwarzalności procesu.</w:t>
            </w:r>
            <w:ins w:id="38" w:author="Joanna Kreczko" w:date="2025-05-19T21:39:00Z">
              <w:r>
                <w:rPr>
                  <w:sz w:val="18"/>
                  <w:szCs w:val="18"/>
                </w:rPr>
                <w:t xml:space="preserve"> - 3</w:t>
              </w:r>
            </w:ins>
          </w:p>
          <w:p w14:paraId="041DBD2E" w14:textId="77777777" w:rsidR="00926AFD" w:rsidRDefault="00C74C03">
            <w:pPr>
              <w:numPr>
                <w:ilvl w:val="0"/>
                <w:numId w:val="4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Liczba zidentyfikowanych i zminimalizowanych </w:t>
            </w:r>
            <w:proofErr w:type="spellStart"/>
            <w:r>
              <w:rPr>
                <w:sz w:val="18"/>
                <w:szCs w:val="18"/>
              </w:rPr>
              <w:t>ryzyk</w:t>
            </w:r>
            <w:proofErr w:type="spellEnd"/>
            <w:r>
              <w:rPr>
                <w:sz w:val="18"/>
                <w:szCs w:val="18"/>
              </w:rPr>
              <w:t xml:space="preserve"> technologicznych (FMEA).</w:t>
            </w:r>
            <w:ins w:id="39" w:author="Joanna Kreczko" w:date="2025-05-19T21:39:00Z">
              <w:r>
                <w:rPr>
                  <w:sz w:val="18"/>
                  <w:szCs w:val="18"/>
                </w:rPr>
                <w:t xml:space="preserve"> - 3</w:t>
              </w:r>
            </w:ins>
          </w:p>
          <w:p w14:paraId="03EF326E" w14:textId="77777777" w:rsidR="00926AFD" w:rsidRDefault="00C74C03">
            <w:pPr>
              <w:numPr>
                <w:ilvl w:val="0"/>
                <w:numId w:val="42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aplikacji farb w warunkach operacyjnych.</w:t>
            </w:r>
            <w:ins w:id="40" w:author="Joanna Kreczko" w:date="2025-05-19T21:39:00Z">
              <w:r>
                <w:rPr>
                  <w:sz w:val="18"/>
                  <w:szCs w:val="18"/>
                </w:rPr>
                <w:t xml:space="preserve"> - 2</w:t>
              </w:r>
            </w:ins>
          </w:p>
          <w:p w14:paraId="0A6E5997" w14:textId="77777777" w:rsidR="00926AFD" w:rsidRDefault="00C74C03">
            <w:pPr>
              <w:numPr>
                <w:ilvl w:val="0"/>
                <w:numId w:val="42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Liczba przeprowadzonych monitoringów jakości powłok w warunkach rzeczywistych.</w:t>
            </w:r>
            <w:ins w:id="41" w:author="Joanna Kreczko" w:date="2025-05-19T21:39:00Z">
              <w:r>
                <w:rPr>
                  <w:sz w:val="18"/>
                  <w:szCs w:val="18"/>
                </w:rPr>
                <w:t xml:space="preserve"> - 2</w:t>
              </w:r>
            </w:ins>
          </w:p>
          <w:p w14:paraId="466FAF1A" w14:textId="77777777" w:rsidR="00926AFD" w:rsidRDefault="00C74C03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Realizacja Zadania 5 umożliwi pozyskanie nowej wiedzy na temat:</w:t>
            </w:r>
          </w:p>
          <w:p w14:paraId="459D4998" w14:textId="77777777" w:rsidR="00926AFD" w:rsidRDefault="00C74C03">
            <w:pPr>
              <w:numPr>
                <w:ilvl w:val="0"/>
                <w:numId w:val="60"/>
              </w:numPr>
              <w:spacing w:before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Skalowalności procesu produkcji farb luminescencyjnych.</w:t>
            </w:r>
          </w:p>
          <w:p w14:paraId="3E1D1B32" w14:textId="77777777" w:rsidR="00926AFD" w:rsidRDefault="00C74C03">
            <w:pPr>
              <w:numPr>
                <w:ilvl w:val="0"/>
                <w:numId w:val="6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Stabilności właściwości farb przy przejściu do większej skali produkcji.</w:t>
            </w:r>
          </w:p>
          <w:p w14:paraId="7DA911DF" w14:textId="77777777" w:rsidR="00926AFD" w:rsidRDefault="00C74C03">
            <w:pPr>
              <w:numPr>
                <w:ilvl w:val="0"/>
                <w:numId w:val="60"/>
              </w:num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Rzeczywistego wpływu warunków środowiska morskiego na trwałość i właściwości luminescencyjne powłok.</w:t>
            </w:r>
          </w:p>
          <w:p w14:paraId="5A1F8781" w14:textId="77777777" w:rsidR="00926AFD" w:rsidRDefault="00C74C03">
            <w:pPr>
              <w:numPr>
                <w:ilvl w:val="0"/>
                <w:numId w:val="60"/>
              </w:numPr>
              <w:spacing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Potencjalnych problemów i wyzwań związanych z wdrożeniem technologii w skali produkcyjnej.</w:t>
            </w:r>
          </w:p>
          <w:p w14:paraId="069E447F" w14:textId="77777777" w:rsidR="00926AFD" w:rsidRDefault="00C74C03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Przetestowanie technologii produkcyjnej w skali zbliżonej do rzeczywistej oraz w warunkach operacyjnych jest niezbędne do potwierdzenia gotowości technologicznej produktu przed pełnym wdrożeniem rynkowym. Pozwoli to na weryfikację stabilności receptur, jakości produkcji i zachowania właściwości użytkowych.</w:t>
            </w:r>
            <w:r>
              <w:rPr>
                <w:sz w:val="18"/>
                <w:szCs w:val="18"/>
              </w:rPr>
              <w:tab/>
            </w:r>
          </w:p>
          <w:p w14:paraId="00B66D72" w14:textId="77777777" w:rsidR="00926AFD" w:rsidRDefault="00926AFD">
            <w:pPr>
              <w:spacing w:before="240" w:after="240" w:line="240" w:lineRule="auto"/>
              <w:rPr>
                <w:sz w:val="18"/>
                <w:szCs w:val="18"/>
              </w:rPr>
            </w:pPr>
          </w:p>
          <w:p w14:paraId="71914F74" w14:textId="77777777" w:rsidR="00926AFD" w:rsidRDefault="00926AFD">
            <w:pPr>
              <w:spacing w:line="240" w:lineRule="auto"/>
              <w:rPr>
                <w:sz w:val="18"/>
                <w:szCs w:val="18"/>
              </w:rPr>
            </w:pPr>
          </w:p>
          <w:p w14:paraId="6EA21950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5BB20753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57CFDF55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  <w:p w14:paraId="5CB79419" w14:textId="77777777" w:rsidR="00926AFD" w:rsidRDefault="00926AFD">
            <w:pPr>
              <w:spacing w:line="240" w:lineRule="auto"/>
              <w:rPr>
                <w:i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96338" w14:textId="77777777" w:rsidR="00926AFD" w:rsidRDefault="00C74C03">
            <w:pPr>
              <w:spacing w:line="240" w:lineRule="auto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lastRenderedPageBreak/>
              <w:t>01.10.2027 - 31.01.2028</w:t>
            </w:r>
          </w:p>
        </w:tc>
      </w:tr>
      <w:tr w:rsidR="00926AFD" w14:paraId="542A3FA1" w14:textId="77777777">
        <w:trPr>
          <w:trHeight w:val="460"/>
        </w:trPr>
        <w:tc>
          <w:tcPr>
            <w:tcW w:w="370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77CFC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BD3F" w14:textId="77777777" w:rsidR="00926AFD" w:rsidRDefault="00926AFD">
            <w:pPr>
              <w:spacing w:line="240" w:lineRule="auto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CA5F" w14:textId="77777777" w:rsidR="00926AFD" w:rsidRDefault="00926AFD">
            <w:pPr>
              <w:spacing w:line="240" w:lineRule="auto"/>
            </w:pPr>
          </w:p>
        </w:tc>
      </w:tr>
      <w:tr w:rsidR="00926AFD" w14:paraId="7C0FEBD7" w14:textId="77777777">
        <w:trPr>
          <w:trHeight w:val="460"/>
        </w:trPr>
        <w:tc>
          <w:tcPr>
            <w:tcW w:w="370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7E844" w14:textId="77777777" w:rsidR="00926AFD" w:rsidRDefault="00926AFD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65E4E" w14:textId="77777777" w:rsidR="00926AFD" w:rsidRDefault="00926AFD">
            <w:pPr>
              <w:spacing w:line="240" w:lineRule="auto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BBDD" w14:textId="77777777" w:rsidR="00926AFD" w:rsidRDefault="00926AFD">
            <w:pPr>
              <w:spacing w:line="240" w:lineRule="auto"/>
            </w:pPr>
          </w:p>
        </w:tc>
      </w:tr>
    </w:tbl>
    <w:p w14:paraId="09D7A027" w14:textId="77777777" w:rsidR="00926AFD" w:rsidRDefault="00926AFD">
      <w:pPr>
        <w:spacing w:line="240" w:lineRule="auto"/>
      </w:pPr>
    </w:p>
    <w:p w14:paraId="3027B430" w14:textId="77777777" w:rsidR="00926AFD" w:rsidRDefault="00926AFD"/>
    <w:p w14:paraId="3E4F9D25" w14:textId="77777777" w:rsidR="00926AFD" w:rsidRDefault="00926AFD">
      <w:pPr>
        <w:spacing w:line="240" w:lineRule="auto"/>
        <w:rPr>
          <w:i/>
          <w:sz w:val="18"/>
          <w:szCs w:val="18"/>
        </w:rPr>
      </w:pPr>
      <w:bookmarkStart w:id="42" w:name="_xcl5cwwxhzew" w:colFirst="0" w:colLast="0"/>
      <w:bookmarkEnd w:id="42"/>
    </w:p>
    <w:sectPr w:rsidR="00926AFD">
      <w:pgSz w:w="11909" w:h="16834"/>
      <w:pgMar w:top="737" w:right="737" w:bottom="737" w:left="737" w:header="720" w:footer="720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Karolina Bluma" w:date="2025-05-15T17:49:00Z" w:initials="">
    <w:p w14:paraId="0F4C67FD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te bardzo krótkie opisy sprawiają, że te zadania brzmią jakby miały trwać tak naprawdę tylko kilka msc, a nie tyle na ile są zaplanowane. Opisy są znacząco za krótkie tutaj</w:t>
      </w:r>
    </w:p>
  </w:comment>
  <w:comment w:id="5" w:author="Karolina Bluma" w:date="2025-05-15T17:49:00Z" w:initials="">
    <w:p w14:paraId="013E1CB2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@joanna.kreczko@grantera.pl</w:t>
      </w:r>
    </w:p>
  </w:comment>
  <w:comment w:id="6" w:author="Joanna Kreczko" w:date="2025-05-15T22:45:00Z" w:initials="">
    <w:p w14:paraId="46DF8C97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@karolina.bluma@grantera.pl poprawione</w:t>
      </w:r>
    </w:p>
  </w:comment>
  <w:comment w:id="7" w:author="Karolina Bluma" w:date="2025-05-19T15:55:00Z" w:initials="">
    <w:p w14:paraId="092151FB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tak idealnie to jakby było</w:t>
      </w:r>
    </w:p>
    <w:p w14:paraId="5E52AFF2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1. WSKAŹNIK ZYX - 1h</w:t>
      </w:r>
    </w:p>
    <w:p w14:paraId="2534C5BC" w14:textId="77777777" w:rsidR="00926AFD" w:rsidRDefault="00C74C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2. WSKAŹNIK abc - 3 szt, ale już jest znacznie lepiej :)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4C67FD" w15:done="0"/>
  <w15:commentEx w15:paraId="013E1CB2" w15:done="0"/>
  <w15:commentEx w15:paraId="46DF8C97" w15:done="0"/>
  <w15:commentEx w15:paraId="2534C5B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4C67FD" w16cid:durableId="20979469"/>
  <w16cid:commentId w16cid:paraId="013E1CB2" w16cid:durableId="4B7DD113"/>
  <w16cid:commentId w16cid:paraId="46DF8C97" w16cid:durableId="701E428D"/>
  <w16cid:commentId w16cid:paraId="2534C5BC" w16cid:durableId="1671077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9DF40C80-ED2A-4413-A018-5111CEC82C9B}"/>
    <w:embedBold r:id="rId2" w:fontKey="{06BCF64F-ACA4-4722-92E8-143C229B12E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B30A1F93-A97A-47C1-8F0E-7C1F73D3F9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70C5E"/>
    <w:multiLevelType w:val="multilevel"/>
    <w:tmpl w:val="36ACE82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F57D8"/>
    <w:multiLevelType w:val="multilevel"/>
    <w:tmpl w:val="8F624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57C3D"/>
    <w:multiLevelType w:val="multilevel"/>
    <w:tmpl w:val="EC7620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F9914AA"/>
    <w:multiLevelType w:val="multilevel"/>
    <w:tmpl w:val="09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B80387"/>
    <w:multiLevelType w:val="multilevel"/>
    <w:tmpl w:val="E8D244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9574A8E"/>
    <w:multiLevelType w:val="multilevel"/>
    <w:tmpl w:val="C5029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2D06CD"/>
    <w:multiLevelType w:val="multilevel"/>
    <w:tmpl w:val="38884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770667"/>
    <w:multiLevelType w:val="multilevel"/>
    <w:tmpl w:val="B5003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A446C6"/>
    <w:multiLevelType w:val="multilevel"/>
    <w:tmpl w:val="CC069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DBF4F82"/>
    <w:multiLevelType w:val="multilevel"/>
    <w:tmpl w:val="D7927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1FC66D2"/>
    <w:multiLevelType w:val="multilevel"/>
    <w:tmpl w:val="948C4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BE18AB"/>
    <w:multiLevelType w:val="multilevel"/>
    <w:tmpl w:val="1FB4B1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40932CB"/>
    <w:multiLevelType w:val="multilevel"/>
    <w:tmpl w:val="8682A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A2060E"/>
    <w:multiLevelType w:val="multilevel"/>
    <w:tmpl w:val="F92CD7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9E24F9"/>
    <w:multiLevelType w:val="multilevel"/>
    <w:tmpl w:val="1E202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5E2E87"/>
    <w:multiLevelType w:val="multilevel"/>
    <w:tmpl w:val="3C1C4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B64625"/>
    <w:multiLevelType w:val="multilevel"/>
    <w:tmpl w:val="59FC7AA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B8E2F85"/>
    <w:multiLevelType w:val="multilevel"/>
    <w:tmpl w:val="6EDED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207ECD"/>
    <w:multiLevelType w:val="multilevel"/>
    <w:tmpl w:val="BCE656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06B4042"/>
    <w:multiLevelType w:val="multilevel"/>
    <w:tmpl w:val="CBDA0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2907A0A"/>
    <w:multiLevelType w:val="multilevel"/>
    <w:tmpl w:val="67C2D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AC2F0E"/>
    <w:multiLevelType w:val="multilevel"/>
    <w:tmpl w:val="BE28A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2422D0"/>
    <w:multiLevelType w:val="multilevel"/>
    <w:tmpl w:val="805E1DD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5540B3E"/>
    <w:multiLevelType w:val="multilevel"/>
    <w:tmpl w:val="DDF6C8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58C0B5D"/>
    <w:multiLevelType w:val="multilevel"/>
    <w:tmpl w:val="1DCC9B9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75C0286"/>
    <w:multiLevelType w:val="multilevel"/>
    <w:tmpl w:val="041E3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7CF42B0"/>
    <w:multiLevelType w:val="multilevel"/>
    <w:tmpl w:val="3DEE2C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386822D1"/>
    <w:multiLevelType w:val="multilevel"/>
    <w:tmpl w:val="A2DA3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8C822F0"/>
    <w:multiLevelType w:val="multilevel"/>
    <w:tmpl w:val="07F4873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38E860BC"/>
    <w:multiLevelType w:val="multilevel"/>
    <w:tmpl w:val="D42E9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A2A2A0C"/>
    <w:multiLevelType w:val="multilevel"/>
    <w:tmpl w:val="945AC69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A8E26CD"/>
    <w:multiLevelType w:val="multilevel"/>
    <w:tmpl w:val="7598A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DAA6C60"/>
    <w:multiLevelType w:val="multilevel"/>
    <w:tmpl w:val="F13E5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F36445C"/>
    <w:multiLevelType w:val="multilevel"/>
    <w:tmpl w:val="60565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FD04A00"/>
    <w:multiLevelType w:val="multilevel"/>
    <w:tmpl w:val="671AEA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42027A7B"/>
    <w:multiLevelType w:val="multilevel"/>
    <w:tmpl w:val="37728C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426C6336"/>
    <w:multiLevelType w:val="multilevel"/>
    <w:tmpl w:val="BBE24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65446CA"/>
    <w:multiLevelType w:val="multilevel"/>
    <w:tmpl w:val="D95E9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6FF7360"/>
    <w:multiLevelType w:val="multilevel"/>
    <w:tmpl w:val="DFAC4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EB36A3C"/>
    <w:multiLevelType w:val="multilevel"/>
    <w:tmpl w:val="B1581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0FA5777"/>
    <w:multiLevelType w:val="multilevel"/>
    <w:tmpl w:val="85FC9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55443D1"/>
    <w:multiLevelType w:val="multilevel"/>
    <w:tmpl w:val="E0F47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8340EC7"/>
    <w:multiLevelType w:val="multilevel"/>
    <w:tmpl w:val="1D1E8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CD513DF"/>
    <w:multiLevelType w:val="multilevel"/>
    <w:tmpl w:val="114C0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F2E284A"/>
    <w:multiLevelType w:val="multilevel"/>
    <w:tmpl w:val="B4107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38B1543"/>
    <w:multiLevelType w:val="multilevel"/>
    <w:tmpl w:val="B46E96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65331155"/>
    <w:multiLevelType w:val="multilevel"/>
    <w:tmpl w:val="598CC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5D019FF"/>
    <w:multiLevelType w:val="multilevel"/>
    <w:tmpl w:val="16DC5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6726A10"/>
    <w:multiLevelType w:val="multilevel"/>
    <w:tmpl w:val="7BCEF3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67626D44"/>
    <w:multiLevelType w:val="multilevel"/>
    <w:tmpl w:val="3618A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61315BA"/>
    <w:multiLevelType w:val="multilevel"/>
    <w:tmpl w:val="5BD09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646203E"/>
    <w:multiLevelType w:val="multilevel"/>
    <w:tmpl w:val="4E406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6AC7213"/>
    <w:multiLevelType w:val="multilevel"/>
    <w:tmpl w:val="18AE2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89A6BC5"/>
    <w:multiLevelType w:val="multilevel"/>
    <w:tmpl w:val="5E4AA9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9847F6F"/>
    <w:multiLevelType w:val="multilevel"/>
    <w:tmpl w:val="46CED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BCB7C8D"/>
    <w:multiLevelType w:val="multilevel"/>
    <w:tmpl w:val="15A840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7CD6624A"/>
    <w:multiLevelType w:val="multilevel"/>
    <w:tmpl w:val="19A05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DC11DB8"/>
    <w:multiLevelType w:val="multilevel"/>
    <w:tmpl w:val="AA2259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7E3A5BEE"/>
    <w:multiLevelType w:val="multilevel"/>
    <w:tmpl w:val="F8E02C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7F3017E5"/>
    <w:multiLevelType w:val="multilevel"/>
    <w:tmpl w:val="CA7815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11129593">
    <w:abstractNumId w:val="41"/>
  </w:num>
  <w:num w:numId="2" w16cid:durableId="1995068310">
    <w:abstractNumId w:val="21"/>
  </w:num>
  <w:num w:numId="3" w16cid:durableId="819811536">
    <w:abstractNumId w:val="16"/>
  </w:num>
  <w:num w:numId="4" w16cid:durableId="1482841863">
    <w:abstractNumId w:val="32"/>
  </w:num>
  <w:num w:numId="5" w16cid:durableId="1648893921">
    <w:abstractNumId w:val="34"/>
  </w:num>
  <w:num w:numId="6" w16cid:durableId="2103332897">
    <w:abstractNumId w:val="40"/>
  </w:num>
  <w:num w:numId="7" w16cid:durableId="1921913735">
    <w:abstractNumId w:val="13"/>
  </w:num>
  <w:num w:numId="8" w16cid:durableId="1580560621">
    <w:abstractNumId w:val="1"/>
  </w:num>
  <w:num w:numId="9" w16cid:durableId="134758487">
    <w:abstractNumId w:val="36"/>
  </w:num>
  <w:num w:numId="10" w16cid:durableId="1078137789">
    <w:abstractNumId w:val="17"/>
  </w:num>
  <w:num w:numId="11" w16cid:durableId="1311060108">
    <w:abstractNumId w:val="22"/>
  </w:num>
  <w:num w:numId="12" w16cid:durableId="848788925">
    <w:abstractNumId w:val="24"/>
  </w:num>
  <w:num w:numId="13" w16cid:durableId="1239831506">
    <w:abstractNumId w:val="48"/>
  </w:num>
  <w:num w:numId="14" w16cid:durableId="484393141">
    <w:abstractNumId w:val="11"/>
  </w:num>
  <w:num w:numId="15" w16cid:durableId="1940329596">
    <w:abstractNumId w:val="44"/>
  </w:num>
  <w:num w:numId="16" w16cid:durableId="1275555214">
    <w:abstractNumId w:val="2"/>
  </w:num>
  <w:num w:numId="17" w16cid:durableId="1642612414">
    <w:abstractNumId w:val="58"/>
  </w:num>
  <w:num w:numId="18" w16cid:durableId="830024246">
    <w:abstractNumId w:val="47"/>
  </w:num>
  <w:num w:numId="19" w16cid:durableId="2096703687">
    <w:abstractNumId w:val="52"/>
  </w:num>
  <w:num w:numId="20" w16cid:durableId="208304168">
    <w:abstractNumId w:val="3"/>
  </w:num>
  <w:num w:numId="21" w16cid:durableId="1367948069">
    <w:abstractNumId w:val="28"/>
  </w:num>
  <w:num w:numId="22" w16cid:durableId="1237010048">
    <w:abstractNumId w:val="6"/>
  </w:num>
  <w:num w:numId="23" w16cid:durableId="2080979741">
    <w:abstractNumId w:val="49"/>
  </w:num>
  <w:num w:numId="24" w16cid:durableId="2060475988">
    <w:abstractNumId w:val="46"/>
  </w:num>
  <w:num w:numId="25" w16cid:durableId="665477819">
    <w:abstractNumId w:val="27"/>
  </w:num>
  <w:num w:numId="26" w16cid:durableId="117338786">
    <w:abstractNumId w:val="37"/>
  </w:num>
  <w:num w:numId="27" w16cid:durableId="618297752">
    <w:abstractNumId w:val="54"/>
  </w:num>
  <w:num w:numId="28" w16cid:durableId="474880098">
    <w:abstractNumId w:val="8"/>
  </w:num>
  <w:num w:numId="29" w16cid:durableId="595555961">
    <w:abstractNumId w:val="30"/>
  </w:num>
  <w:num w:numId="30" w16cid:durableId="2141918840">
    <w:abstractNumId w:val="20"/>
  </w:num>
  <w:num w:numId="31" w16cid:durableId="1401098301">
    <w:abstractNumId w:val="53"/>
  </w:num>
  <w:num w:numId="32" w16cid:durableId="453526913">
    <w:abstractNumId w:val="15"/>
  </w:num>
  <w:num w:numId="33" w16cid:durableId="551582091">
    <w:abstractNumId w:val="31"/>
  </w:num>
  <w:num w:numId="34" w16cid:durableId="1950774815">
    <w:abstractNumId w:val="55"/>
  </w:num>
  <w:num w:numId="35" w16cid:durableId="101851104">
    <w:abstractNumId w:val="39"/>
  </w:num>
  <w:num w:numId="36" w16cid:durableId="927887777">
    <w:abstractNumId w:val="0"/>
  </w:num>
  <w:num w:numId="37" w16cid:durableId="1423913456">
    <w:abstractNumId w:val="42"/>
  </w:num>
  <w:num w:numId="38" w16cid:durableId="1335762452">
    <w:abstractNumId w:val="19"/>
  </w:num>
  <w:num w:numId="39" w16cid:durableId="208542521">
    <w:abstractNumId w:val="29"/>
  </w:num>
  <w:num w:numId="40" w16cid:durableId="597835660">
    <w:abstractNumId w:val="14"/>
  </w:num>
  <w:num w:numId="41" w16cid:durableId="462892074">
    <w:abstractNumId w:val="35"/>
  </w:num>
  <w:num w:numId="42" w16cid:durableId="1740858037">
    <w:abstractNumId w:val="33"/>
  </w:num>
  <w:num w:numId="43" w16cid:durableId="689374357">
    <w:abstractNumId w:val="50"/>
  </w:num>
  <w:num w:numId="44" w16cid:durableId="191458556">
    <w:abstractNumId w:val="10"/>
  </w:num>
  <w:num w:numId="45" w16cid:durableId="1370374471">
    <w:abstractNumId w:val="9"/>
  </w:num>
  <w:num w:numId="46" w16cid:durableId="1400471317">
    <w:abstractNumId w:val="56"/>
  </w:num>
  <w:num w:numId="47" w16cid:durableId="722215609">
    <w:abstractNumId w:val="5"/>
  </w:num>
  <w:num w:numId="48" w16cid:durableId="380131753">
    <w:abstractNumId w:val="45"/>
  </w:num>
  <w:num w:numId="49" w16cid:durableId="899096162">
    <w:abstractNumId w:val="7"/>
  </w:num>
  <w:num w:numId="50" w16cid:durableId="1972008732">
    <w:abstractNumId w:val="38"/>
  </w:num>
  <w:num w:numId="51" w16cid:durableId="1689411022">
    <w:abstractNumId w:val="23"/>
  </w:num>
  <w:num w:numId="52" w16cid:durableId="642809552">
    <w:abstractNumId w:val="26"/>
  </w:num>
  <w:num w:numId="53" w16cid:durableId="1562017740">
    <w:abstractNumId w:val="4"/>
  </w:num>
  <w:num w:numId="54" w16cid:durableId="1115903363">
    <w:abstractNumId w:val="12"/>
  </w:num>
  <w:num w:numId="55" w16cid:durableId="198401433">
    <w:abstractNumId w:val="25"/>
  </w:num>
  <w:num w:numId="56" w16cid:durableId="1664625095">
    <w:abstractNumId w:val="51"/>
  </w:num>
  <w:num w:numId="57" w16cid:durableId="1457871627">
    <w:abstractNumId w:val="59"/>
  </w:num>
  <w:num w:numId="58" w16cid:durableId="1682052366">
    <w:abstractNumId w:val="18"/>
  </w:num>
  <w:num w:numId="59" w16cid:durableId="882711964">
    <w:abstractNumId w:val="57"/>
  </w:num>
  <w:num w:numId="60" w16cid:durableId="123574798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LE_Links" w:val="{6F00D32C-F59B-4A1D-8C05-79580D164200}"/>
  </w:docVars>
  <w:rsids>
    <w:rsidRoot w:val="00926AFD"/>
    <w:rsid w:val="00926AFD"/>
    <w:rsid w:val="00B411FC"/>
    <w:rsid w:val="00C7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DA8A9D"/>
  <w15:docId w15:val="{9BC44ED1-5995-4596-96FF-52319D95B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kstkomentarza">
    <w:name w:val="annotation text"/>
    <w:basedOn w:val="Normalny"/>
    <w:link w:val="TekstkomentarzaZnak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Pr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A r r a y O f D o c u m e n t L i n k   x m l n s : x s d = " h t t p : / / w w w . w 3 . o r g / 2 0 0 1 / X M L S c h e m a "   x m l n s : x s i = " h t t p : / / w w w . w 3 . o r g / 2 0 0 1 / X M L S c h e m a - i n s t a n c e " / > 
</file>

<file path=customXml/itemProps1.xml><?xml version="1.0" encoding="utf-8"?>
<ds:datastoreItem xmlns:ds="http://schemas.openxmlformats.org/officeDocument/2006/customXml" ds:itemID="{6F00D32C-F59B-4A1D-8C05-79580D164200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4938</Words>
  <Characters>29633</Characters>
  <Application>Microsoft Office Word</Application>
  <DocSecurity>0</DocSecurity>
  <Lines>246</Lines>
  <Paragraphs>69</Paragraphs>
  <ScaleCrop>false</ScaleCrop>
  <Company/>
  <LinksUpToDate>false</LinksUpToDate>
  <CharactersWithSpaces>34502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Piotr Zapotoczny</cp:lastModifiedBy>
  <cp:revision>2</cp:revision>
  <dcterms:created xsi:type="dcterms:W3CDTF">2025-05-21T19:48:00Z</dcterms:created>
  <dcterms:modified xsi:type="dcterms:W3CDTF">2025-05-21T19:49:00Z</dcterms:modified>
</cp:coreProperties>
</file>